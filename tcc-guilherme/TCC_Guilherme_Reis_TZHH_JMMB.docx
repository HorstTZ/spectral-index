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B8A28" w14:textId="77777777" w:rsidR="003D321E" w:rsidRPr="005E2653" w:rsidRDefault="000A465F" w:rsidP="00252D49">
      <w:pPr>
        <w:spacing w:line="240" w:lineRule="auto"/>
        <w:ind w:firstLine="0"/>
        <w:jc w:val="center"/>
        <w:rPr>
          <w:rFonts w:cs="Arial"/>
          <w:b/>
          <w:sz w:val="28"/>
        </w:rPr>
      </w:pPr>
      <w:r w:rsidRPr="005E2653">
        <w:rPr>
          <w:rFonts w:cs="Arial"/>
          <w:b/>
          <w:sz w:val="28"/>
        </w:rPr>
        <w:t>UNIVERSIDADE FEDERAL DE SANTA MARIA</w:t>
      </w:r>
    </w:p>
    <w:p w14:paraId="748FC8D7" w14:textId="77777777" w:rsidR="000A465F" w:rsidRPr="005E2653" w:rsidRDefault="000A465F" w:rsidP="00252D49">
      <w:pPr>
        <w:spacing w:line="240" w:lineRule="auto"/>
        <w:ind w:firstLine="0"/>
        <w:jc w:val="center"/>
        <w:rPr>
          <w:rFonts w:cs="Arial"/>
          <w:b/>
          <w:sz w:val="28"/>
        </w:rPr>
      </w:pPr>
      <w:r w:rsidRPr="005E2653">
        <w:rPr>
          <w:rFonts w:cs="Arial"/>
          <w:b/>
          <w:sz w:val="28"/>
        </w:rPr>
        <w:t>CENTRO DE CIÊNCIAS RURAIS</w:t>
      </w:r>
    </w:p>
    <w:p w14:paraId="4B18D5AB" w14:textId="7F88377D" w:rsidR="000A465F" w:rsidRPr="005E2653" w:rsidRDefault="000A465F" w:rsidP="00252D49">
      <w:pPr>
        <w:spacing w:line="240" w:lineRule="auto"/>
        <w:ind w:firstLine="0"/>
        <w:jc w:val="center"/>
        <w:rPr>
          <w:rFonts w:cs="Arial"/>
          <w:b/>
          <w:sz w:val="28"/>
        </w:rPr>
      </w:pPr>
      <w:r w:rsidRPr="005E2653">
        <w:rPr>
          <w:rFonts w:cs="Arial"/>
          <w:b/>
          <w:sz w:val="28"/>
        </w:rPr>
        <w:t>CURSO DE GRADUAÇÃO EM AGRONOMIA</w:t>
      </w:r>
    </w:p>
    <w:p w14:paraId="27C5BB09" w14:textId="54C655BB" w:rsidR="00252D49" w:rsidRPr="005E2653" w:rsidRDefault="00252D49" w:rsidP="00252D49">
      <w:pPr>
        <w:spacing w:line="240" w:lineRule="auto"/>
        <w:ind w:firstLine="0"/>
        <w:jc w:val="center"/>
        <w:rPr>
          <w:rFonts w:cs="Arial"/>
          <w:b/>
          <w:sz w:val="28"/>
        </w:rPr>
      </w:pPr>
      <w:r w:rsidRPr="005E2653">
        <w:rPr>
          <w:rFonts w:cs="Arial"/>
          <w:b/>
          <w:sz w:val="28"/>
        </w:rPr>
        <w:t>DEPARTAMENTO DE SOLOS</w:t>
      </w:r>
    </w:p>
    <w:p w14:paraId="12C9DAD0" w14:textId="77777777" w:rsidR="000A465F" w:rsidRPr="005E2653" w:rsidRDefault="000A465F" w:rsidP="00252D49">
      <w:pPr>
        <w:spacing w:line="240" w:lineRule="auto"/>
        <w:ind w:firstLine="0"/>
        <w:jc w:val="center"/>
        <w:rPr>
          <w:rFonts w:cs="Arial"/>
          <w:b/>
        </w:rPr>
      </w:pPr>
    </w:p>
    <w:p w14:paraId="64DC214C" w14:textId="77777777" w:rsidR="000A465F" w:rsidRPr="005E2653" w:rsidRDefault="000A465F" w:rsidP="00252D49">
      <w:pPr>
        <w:spacing w:line="240" w:lineRule="auto"/>
        <w:ind w:firstLine="0"/>
        <w:jc w:val="center"/>
        <w:rPr>
          <w:rFonts w:cs="Arial"/>
          <w:b/>
        </w:rPr>
      </w:pPr>
    </w:p>
    <w:p w14:paraId="6BF6423D" w14:textId="77777777" w:rsidR="000A465F" w:rsidRPr="005E2653" w:rsidRDefault="000A465F" w:rsidP="00252D49">
      <w:pPr>
        <w:spacing w:line="240" w:lineRule="auto"/>
        <w:ind w:firstLine="0"/>
        <w:jc w:val="center"/>
        <w:rPr>
          <w:rFonts w:cs="Arial"/>
          <w:b/>
        </w:rPr>
      </w:pPr>
    </w:p>
    <w:p w14:paraId="615811FF" w14:textId="77777777" w:rsidR="000A465F" w:rsidRPr="005E2653" w:rsidRDefault="000A465F" w:rsidP="00252D49">
      <w:pPr>
        <w:spacing w:line="240" w:lineRule="auto"/>
        <w:ind w:firstLine="0"/>
        <w:jc w:val="center"/>
        <w:rPr>
          <w:rFonts w:cs="Arial"/>
          <w:b/>
        </w:rPr>
      </w:pPr>
    </w:p>
    <w:p w14:paraId="0AB75CF3" w14:textId="46522C61" w:rsidR="000A465F" w:rsidRPr="005E2653" w:rsidRDefault="000A465F" w:rsidP="00252D49">
      <w:pPr>
        <w:spacing w:line="240" w:lineRule="auto"/>
        <w:ind w:firstLine="0"/>
        <w:jc w:val="center"/>
        <w:rPr>
          <w:rFonts w:cs="Arial"/>
          <w:b/>
        </w:rPr>
      </w:pPr>
    </w:p>
    <w:p w14:paraId="597D6093" w14:textId="39EED15A" w:rsidR="00252D49" w:rsidRPr="005E2653" w:rsidRDefault="00252D49" w:rsidP="00252D49">
      <w:pPr>
        <w:spacing w:line="240" w:lineRule="auto"/>
        <w:ind w:firstLine="0"/>
        <w:jc w:val="center"/>
        <w:rPr>
          <w:rFonts w:cs="Arial"/>
          <w:b/>
        </w:rPr>
      </w:pPr>
    </w:p>
    <w:p w14:paraId="19E23D65" w14:textId="1759FB0D" w:rsidR="00252D49" w:rsidRPr="005E2653" w:rsidRDefault="00252D49" w:rsidP="00252D49">
      <w:pPr>
        <w:spacing w:line="240" w:lineRule="auto"/>
        <w:ind w:firstLine="0"/>
        <w:jc w:val="center"/>
        <w:rPr>
          <w:rFonts w:cs="Arial"/>
          <w:b/>
        </w:rPr>
      </w:pPr>
    </w:p>
    <w:p w14:paraId="7200CD67" w14:textId="77777777" w:rsidR="00252D49" w:rsidRPr="005E2653" w:rsidRDefault="00252D49" w:rsidP="00252D49">
      <w:pPr>
        <w:spacing w:line="240" w:lineRule="auto"/>
        <w:ind w:firstLine="0"/>
        <w:jc w:val="center"/>
        <w:rPr>
          <w:rFonts w:cs="Arial"/>
          <w:b/>
        </w:rPr>
      </w:pPr>
    </w:p>
    <w:p w14:paraId="37758CAD" w14:textId="714DCA04" w:rsidR="000A465F" w:rsidRPr="005E2653" w:rsidRDefault="00BB455E" w:rsidP="00252D49">
      <w:pPr>
        <w:spacing w:line="240" w:lineRule="auto"/>
        <w:ind w:firstLine="0"/>
        <w:jc w:val="center"/>
        <w:rPr>
          <w:rFonts w:cs="Arial"/>
          <w:b/>
          <w:sz w:val="32"/>
        </w:rPr>
      </w:pPr>
      <w:r>
        <w:rPr>
          <w:rFonts w:cs="Arial"/>
          <w:b/>
          <w:sz w:val="32"/>
        </w:rPr>
        <w:t>Guilherme Reis</w:t>
      </w:r>
    </w:p>
    <w:p w14:paraId="33A29DBE" w14:textId="77777777" w:rsidR="000A465F" w:rsidRPr="005E2653" w:rsidRDefault="000A465F" w:rsidP="00252D49">
      <w:pPr>
        <w:spacing w:line="240" w:lineRule="auto"/>
        <w:ind w:firstLine="0"/>
        <w:jc w:val="center"/>
        <w:rPr>
          <w:rFonts w:cs="Arial"/>
          <w:b/>
        </w:rPr>
      </w:pPr>
    </w:p>
    <w:p w14:paraId="008A5426" w14:textId="23D4E4A7" w:rsidR="000A465F" w:rsidRPr="005E2653" w:rsidRDefault="000A465F" w:rsidP="00252D49">
      <w:pPr>
        <w:spacing w:line="240" w:lineRule="auto"/>
        <w:ind w:firstLine="0"/>
        <w:jc w:val="center"/>
        <w:rPr>
          <w:rFonts w:cs="Arial"/>
          <w:b/>
        </w:rPr>
      </w:pPr>
    </w:p>
    <w:p w14:paraId="39549470" w14:textId="7CCF683F" w:rsidR="00252D49" w:rsidRPr="005E2653" w:rsidRDefault="00252D49" w:rsidP="00252D49">
      <w:pPr>
        <w:spacing w:line="240" w:lineRule="auto"/>
        <w:ind w:firstLine="0"/>
        <w:jc w:val="center"/>
        <w:rPr>
          <w:rFonts w:cs="Arial"/>
          <w:b/>
        </w:rPr>
      </w:pPr>
    </w:p>
    <w:p w14:paraId="3BDF37BE" w14:textId="7D6A3B6D" w:rsidR="00252D49" w:rsidRPr="005E2653" w:rsidRDefault="00252D49" w:rsidP="00252D49">
      <w:pPr>
        <w:spacing w:line="240" w:lineRule="auto"/>
        <w:ind w:firstLine="0"/>
        <w:jc w:val="center"/>
        <w:rPr>
          <w:rFonts w:cs="Arial"/>
          <w:b/>
        </w:rPr>
      </w:pPr>
    </w:p>
    <w:p w14:paraId="6F76C8C5" w14:textId="3B01174A" w:rsidR="00252D49" w:rsidRPr="005E2653" w:rsidRDefault="00252D49" w:rsidP="00252D49">
      <w:pPr>
        <w:spacing w:line="240" w:lineRule="auto"/>
        <w:ind w:firstLine="0"/>
        <w:jc w:val="center"/>
        <w:rPr>
          <w:rFonts w:cs="Arial"/>
          <w:b/>
        </w:rPr>
      </w:pPr>
    </w:p>
    <w:p w14:paraId="33E7571D" w14:textId="4D05B639" w:rsidR="00252D49" w:rsidRPr="005E2653" w:rsidRDefault="00252D49" w:rsidP="00252D49">
      <w:pPr>
        <w:spacing w:line="240" w:lineRule="auto"/>
        <w:ind w:firstLine="0"/>
        <w:jc w:val="center"/>
        <w:rPr>
          <w:rFonts w:cs="Arial"/>
          <w:b/>
        </w:rPr>
      </w:pPr>
    </w:p>
    <w:p w14:paraId="6F2C7582" w14:textId="77777777" w:rsidR="00252D49" w:rsidRPr="005E2653" w:rsidRDefault="00252D49" w:rsidP="00252D49">
      <w:pPr>
        <w:spacing w:line="240" w:lineRule="auto"/>
        <w:ind w:firstLine="0"/>
        <w:jc w:val="center"/>
        <w:rPr>
          <w:rFonts w:cs="Arial"/>
          <w:b/>
        </w:rPr>
      </w:pPr>
    </w:p>
    <w:p w14:paraId="55CAEC47" w14:textId="77777777" w:rsidR="000A465F" w:rsidRPr="00900EAE" w:rsidRDefault="000A465F" w:rsidP="00252D49">
      <w:pPr>
        <w:spacing w:line="240" w:lineRule="auto"/>
        <w:ind w:firstLine="0"/>
        <w:jc w:val="center"/>
        <w:rPr>
          <w:rFonts w:cs="Arial"/>
          <w:b/>
        </w:rPr>
      </w:pPr>
    </w:p>
    <w:p w14:paraId="1B4ACFCB" w14:textId="7DCE5071" w:rsidR="00252D49" w:rsidRPr="00C745D7" w:rsidRDefault="00E233EE" w:rsidP="00252D49">
      <w:pPr>
        <w:spacing w:line="240" w:lineRule="auto"/>
        <w:ind w:firstLine="0"/>
        <w:jc w:val="center"/>
        <w:rPr>
          <w:rFonts w:cs="Arial"/>
          <w:b/>
          <w:sz w:val="28"/>
          <w:szCs w:val="28"/>
          <w:rPrChange w:id="0" w:author="Liliane" w:date="2021-04-08T14:35:00Z">
            <w:rPr>
              <w:rFonts w:cs="Arial"/>
            </w:rPr>
          </w:rPrChange>
        </w:rPr>
      </w:pPr>
      <w:r w:rsidRPr="00900EAE">
        <w:rPr>
          <w:rFonts w:cs="Arial"/>
          <w:b/>
          <w:sz w:val="28"/>
        </w:rPr>
        <w:t xml:space="preserve">ÍNDICES ESPECTRAIS </w:t>
      </w:r>
      <w:r w:rsidR="00003140" w:rsidRPr="00900EAE">
        <w:rPr>
          <w:rFonts w:cs="Arial"/>
          <w:b/>
          <w:sz w:val="28"/>
        </w:rPr>
        <w:t xml:space="preserve">COMO </w:t>
      </w:r>
      <w:r w:rsidRPr="00900EAE">
        <w:rPr>
          <w:rFonts w:cs="Arial"/>
          <w:b/>
          <w:sz w:val="28"/>
        </w:rPr>
        <w:t xml:space="preserve">ALTERNATIVA PARA </w:t>
      </w:r>
      <w:r w:rsidR="000A465F" w:rsidRPr="00900EAE">
        <w:rPr>
          <w:rFonts w:cs="Arial"/>
          <w:b/>
          <w:sz w:val="28"/>
        </w:rPr>
        <w:t xml:space="preserve">PREDIÇÃO </w:t>
      </w:r>
      <w:r w:rsidRPr="00900EAE">
        <w:rPr>
          <w:rFonts w:cs="Arial"/>
          <w:b/>
          <w:sz w:val="28"/>
        </w:rPr>
        <w:t>DE ARGILA E CARBONO ORGÂNICO EM SOLOS SUBTROPICAIS</w:t>
      </w:r>
      <w:r w:rsidR="00003140" w:rsidRPr="00900EAE">
        <w:rPr>
          <w:rFonts w:cs="Arial"/>
          <w:b/>
        </w:rPr>
        <w:t xml:space="preserve"> </w:t>
      </w:r>
      <w:r w:rsidR="00003140" w:rsidRPr="00C745D7">
        <w:rPr>
          <w:rFonts w:cs="Arial"/>
          <w:b/>
          <w:sz w:val="28"/>
          <w:szCs w:val="28"/>
          <w:rPrChange w:id="1" w:author="Liliane" w:date="2021-04-08T14:35:00Z">
            <w:rPr>
              <w:rFonts w:cs="Arial"/>
              <w:b/>
            </w:rPr>
          </w:rPrChange>
        </w:rPr>
        <w:t>DO SUL DO BRASIL</w:t>
      </w:r>
    </w:p>
    <w:p w14:paraId="7BA99233" w14:textId="335AB793" w:rsidR="00252D49" w:rsidRPr="00C745D7" w:rsidRDefault="00252D49" w:rsidP="00252D49">
      <w:pPr>
        <w:spacing w:line="240" w:lineRule="auto"/>
        <w:ind w:firstLine="0"/>
        <w:jc w:val="center"/>
        <w:rPr>
          <w:rFonts w:cs="Arial"/>
          <w:b/>
          <w:sz w:val="28"/>
          <w:szCs w:val="28"/>
          <w:rPrChange w:id="2" w:author="Liliane" w:date="2021-04-08T14:35:00Z">
            <w:rPr>
              <w:rFonts w:cs="Arial"/>
            </w:rPr>
          </w:rPrChange>
        </w:rPr>
      </w:pPr>
    </w:p>
    <w:p w14:paraId="3A413E6C" w14:textId="74047BAA" w:rsidR="00252D49" w:rsidRPr="005E2653" w:rsidRDefault="00252D49" w:rsidP="00252D49">
      <w:pPr>
        <w:spacing w:line="240" w:lineRule="auto"/>
        <w:ind w:firstLine="0"/>
        <w:jc w:val="center"/>
        <w:rPr>
          <w:rFonts w:cs="Arial"/>
        </w:rPr>
      </w:pPr>
    </w:p>
    <w:p w14:paraId="6B091F11" w14:textId="57F9C82F" w:rsidR="00252D49" w:rsidRPr="005E2653" w:rsidRDefault="00252D49" w:rsidP="00252D49">
      <w:pPr>
        <w:spacing w:line="240" w:lineRule="auto"/>
        <w:ind w:firstLine="0"/>
        <w:jc w:val="center"/>
        <w:rPr>
          <w:rFonts w:cs="Arial"/>
        </w:rPr>
      </w:pPr>
    </w:p>
    <w:p w14:paraId="24819A67" w14:textId="17A4DD09" w:rsidR="00252D49" w:rsidRPr="005E2653" w:rsidRDefault="00252D49" w:rsidP="00252D49">
      <w:pPr>
        <w:spacing w:line="240" w:lineRule="auto"/>
        <w:ind w:firstLine="0"/>
        <w:jc w:val="center"/>
        <w:rPr>
          <w:rFonts w:cs="Arial"/>
        </w:rPr>
      </w:pPr>
    </w:p>
    <w:p w14:paraId="2AC06FD2" w14:textId="338EA50E" w:rsidR="00252D49" w:rsidRPr="005E2653" w:rsidRDefault="00252D49" w:rsidP="00252D49">
      <w:pPr>
        <w:spacing w:line="240" w:lineRule="auto"/>
        <w:ind w:firstLine="0"/>
        <w:jc w:val="center"/>
        <w:rPr>
          <w:rFonts w:cs="Arial"/>
        </w:rPr>
      </w:pPr>
    </w:p>
    <w:p w14:paraId="025ED4CB" w14:textId="0B1626E6" w:rsidR="00252D49" w:rsidRPr="005E2653" w:rsidRDefault="00252D49" w:rsidP="00252D49">
      <w:pPr>
        <w:spacing w:line="240" w:lineRule="auto"/>
        <w:ind w:firstLine="0"/>
        <w:jc w:val="center"/>
        <w:rPr>
          <w:rFonts w:cs="Arial"/>
        </w:rPr>
      </w:pPr>
    </w:p>
    <w:p w14:paraId="6BDEED0B" w14:textId="6238A543" w:rsidR="00252D49" w:rsidRPr="005E2653" w:rsidRDefault="00252D49" w:rsidP="00252D49">
      <w:pPr>
        <w:spacing w:line="240" w:lineRule="auto"/>
        <w:ind w:firstLine="0"/>
        <w:jc w:val="center"/>
        <w:rPr>
          <w:rFonts w:cs="Arial"/>
        </w:rPr>
      </w:pPr>
    </w:p>
    <w:p w14:paraId="3228EA03" w14:textId="66A6336E" w:rsidR="00252D49" w:rsidRPr="005E2653" w:rsidRDefault="00252D49" w:rsidP="00252D49">
      <w:pPr>
        <w:spacing w:line="240" w:lineRule="auto"/>
        <w:ind w:firstLine="0"/>
        <w:jc w:val="center"/>
        <w:rPr>
          <w:rFonts w:cs="Arial"/>
        </w:rPr>
      </w:pPr>
    </w:p>
    <w:p w14:paraId="110FE199" w14:textId="294E6DDF" w:rsidR="00252D49" w:rsidRPr="005E2653" w:rsidRDefault="00252D49" w:rsidP="00252D49">
      <w:pPr>
        <w:spacing w:line="240" w:lineRule="auto"/>
        <w:ind w:firstLine="0"/>
        <w:jc w:val="center"/>
        <w:rPr>
          <w:rFonts w:cs="Arial"/>
        </w:rPr>
      </w:pPr>
    </w:p>
    <w:p w14:paraId="40D9BBD5" w14:textId="7C07C094" w:rsidR="00252D49" w:rsidRPr="005E2653" w:rsidRDefault="00252D49" w:rsidP="00252D49">
      <w:pPr>
        <w:spacing w:line="240" w:lineRule="auto"/>
        <w:ind w:firstLine="0"/>
        <w:jc w:val="center"/>
        <w:rPr>
          <w:rFonts w:cs="Arial"/>
        </w:rPr>
      </w:pPr>
    </w:p>
    <w:p w14:paraId="5073E4AD" w14:textId="0918A4E1" w:rsidR="00252D49" w:rsidRPr="005E2653" w:rsidRDefault="00252D49" w:rsidP="00252D49">
      <w:pPr>
        <w:spacing w:line="240" w:lineRule="auto"/>
        <w:ind w:firstLine="0"/>
        <w:jc w:val="center"/>
        <w:rPr>
          <w:rFonts w:cs="Arial"/>
        </w:rPr>
      </w:pPr>
    </w:p>
    <w:p w14:paraId="117A1206" w14:textId="13123232" w:rsidR="00252D49" w:rsidRPr="005E2653" w:rsidRDefault="00252D49" w:rsidP="00252D49">
      <w:pPr>
        <w:spacing w:line="240" w:lineRule="auto"/>
        <w:ind w:firstLine="0"/>
        <w:jc w:val="center"/>
        <w:rPr>
          <w:rFonts w:cs="Arial"/>
        </w:rPr>
      </w:pPr>
    </w:p>
    <w:p w14:paraId="3C1C5C9D" w14:textId="2719D292" w:rsidR="00252D49" w:rsidRPr="005E2653" w:rsidRDefault="00252D49" w:rsidP="00252D49">
      <w:pPr>
        <w:spacing w:line="240" w:lineRule="auto"/>
        <w:ind w:firstLine="0"/>
        <w:jc w:val="center"/>
        <w:rPr>
          <w:rFonts w:cs="Arial"/>
        </w:rPr>
      </w:pPr>
    </w:p>
    <w:p w14:paraId="24AFF538" w14:textId="0D5F3871" w:rsidR="00252D49" w:rsidRPr="005E2653" w:rsidRDefault="00252D49" w:rsidP="00252D49">
      <w:pPr>
        <w:spacing w:line="240" w:lineRule="auto"/>
        <w:ind w:firstLine="0"/>
        <w:jc w:val="center"/>
        <w:rPr>
          <w:rFonts w:cs="Arial"/>
        </w:rPr>
      </w:pPr>
    </w:p>
    <w:p w14:paraId="19050B63" w14:textId="7192A19D" w:rsidR="00252D49" w:rsidRPr="005E2653" w:rsidRDefault="00252D49" w:rsidP="00252D49">
      <w:pPr>
        <w:spacing w:line="240" w:lineRule="auto"/>
        <w:ind w:firstLine="0"/>
        <w:jc w:val="center"/>
        <w:rPr>
          <w:rFonts w:cs="Arial"/>
        </w:rPr>
      </w:pPr>
    </w:p>
    <w:p w14:paraId="1DF431AE" w14:textId="77777777" w:rsidR="00252D49" w:rsidRPr="005E2653" w:rsidRDefault="00252D49" w:rsidP="00252D49">
      <w:pPr>
        <w:spacing w:line="240" w:lineRule="auto"/>
        <w:ind w:firstLine="0"/>
        <w:jc w:val="center"/>
        <w:rPr>
          <w:rFonts w:cs="Arial"/>
        </w:rPr>
      </w:pPr>
    </w:p>
    <w:p w14:paraId="3921EE28" w14:textId="65BA4CCB" w:rsidR="00252D49" w:rsidRPr="005E2653" w:rsidRDefault="00252D49" w:rsidP="00252D49">
      <w:pPr>
        <w:spacing w:line="240" w:lineRule="auto"/>
        <w:ind w:firstLine="0"/>
        <w:jc w:val="center"/>
        <w:rPr>
          <w:rFonts w:cs="Arial"/>
        </w:rPr>
      </w:pPr>
    </w:p>
    <w:p w14:paraId="372106E6" w14:textId="091288C3" w:rsidR="00252D49" w:rsidRPr="005E2653" w:rsidRDefault="00252D49" w:rsidP="00252D49">
      <w:pPr>
        <w:spacing w:line="240" w:lineRule="auto"/>
        <w:ind w:firstLine="0"/>
        <w:jc w:val="center"/>
        <w:rPr>
          <w:rFonts w:cs="Arial"/>
        </w:rPr>
      </w:pPr>
    </w:p>
    <w:p w14:paraId="27156733" w14:textId="7B24D881" w:rsidR="00252D49" w:rsidRPr="005E2653" w:rsidRDefault="00252D49" w:rsidP="00252D49">
      <w:pPr>
        <w:spacing w:line="240" w:lineRule="auto"/>
        <w:ind w:firstLine="0"/>
        <w:jc w:val="center"/>
        <w:rPr>
          <w:rFonts w:cs="Arial"/>
        </w:rPr>
      </w:pPr>
    </w:p>
    <w:p w14:paraId="4F92C9EB" w14:textId="4D591C5B" w:rsidR="00252D49" w:rsidRPr="005E2653" w:rsidDel="00C745D7" w:rsidRDefault="00252D49">
      <w:pPr>
        <w:spacing w:line="240" w:lineRule="auto"/>
        <w:ind w:firstLine="0"/>
        <w:rPr>
          <w:del w:id="3" w:author="Liliane" w:date="2021-04-08T14:36:00Z"/>
          <w:rFonts w:cs="Arial"/>
        </w:rPr>
        <w:pPrChange w:id="4" w:author="Liliane" w:date="2021-04-08T14:36:00Z">
          <w:pPr>
            <w:spacing w:line="240" w:lineRule="auto"/>
            <w:ind w:firstLine="0"/>
            <w:jc w:val="center"/>
          </w:pPr>
        </w:pPrChange>
      </w:pPr>
    </w:p>
    <w:p w14:paraId="6EA19CAF" w14:textId="4904C64E" w:rsidR="00252D49" w:rsidRPr="005E2653" w:rsidRDefault="00252D49">
      <w:pPr>
        <w:spacing w:line="240" w:lineRule="auto"/>
        <w:ind w:firstLine="0"/>
        <w:rPr>
          <w:rFonts w:cs="Arial"/>
        </w:rPr>
        <w:pPrChange w:id="5" w:author="Liliane" w:date="2021-04-08T14:36:00Z">
          <w:pPr>
            <w:spacing w:line="240" w:lineRule="auto"/>
            <w:ind w:firstLine="0"/>
            <w:jc w:val="center"/>
          </w:pPr>
        </w:pPrChange>
      </w:pPr>
    </w:p>
    <w:p w14:paraId="2C3CD5DF" w14:textId="77777777" w:rsidR="001A503A" w:rsidRDefault="001A503A">
      <w:pPr>
        <w:spacing w:line="240" w:lineRule="auto"/>
        <w:ind w:firstLine="0"/>
        <w:jc w:val="center"/>
        <w:rPr>
          <w:rFonts w:cs="Arial"/>
          <w:sz w:val="28"/>
        </w:rPr>
        <w:pPrChange w:id="6" w:author="Liliane" w:date="2021-04-18T23:29:00Z">
          <w:pPr>
            <w:spacing w:line="240" w:lineRule="auto"/>
            <w:ind w:firstLine="0"/>
          </w:pPr>
        </w:pPrChange>
      </w:pPr>
    </w:p>
    <w:p w14:paraId="57388B5B" w14:textId="369AD838" w:rsidR="00252D49" w:rsidDel="001A503A" w:rsidRDefault="001A503A">
      <w:pPr>
        <w:spacing w:line="240" w:lineRule="auto"/>
        <w:ind w:firstLine="0"/>
        <w:jc w:val="center"/>
        <w:rPr>
          <w:del w:id="7" w:author="Liliane" w:date="2021-04-10T19:42:00Z"/>
          <w:rFonts w:cs="Arial"/>
          <w:sz w:val="28"/>
        </w:rPr>
        <w:pPrChange w:id="8" w:author="Liliane" w:date="2021-04-18T23:29:00Z">
          <w:pPr>
            <w:spacing w:line="240" w:lineRule="auto"/>
            <w:ind w:firstLine="0"/>
          </w:pPr>
        </w:pPrChange>
      </w:pPr>
      <w:r>
        <w:rPr>
          <w:rFonts w:cs="Arial"/>
          <w:sz w:val="28"/>
        </w:rPr>
        <w:t>Santa Maria, RS</w:t>
      </w:r>
    </w:p>
    <w:p w14:paraId="691DC852" w14:textId="6D659B6E" w:rsidR="001A503A" w:rsidRPr="005E2653" w:rsidRDefault="001A503A">
      <w:pPr>
        <w:spacing w:line="240" w:lineRule="auto"/>
        <w:ind w:firstLine="0"/>
        <w:jc w:val="center"/>
        <w:rPr>
          <w:rFonts w:cs="Arial"/>
        </w:rPr>
        <w:pPrChange w:id="9" w:author="Liliane" w:date="2021-04-18T23:29:00Z">
          <w:pPr>
            <w:spacing w:line="240" w:lineRule="auto"/>
            <w:ind w:firstLine="0"/>
          </w:pPr>
        </w:pPrChange>
      </w:pPr>
      <w:r>
        <w:rPr>
          <w:rFonts w:cs="Arial"/>
          <w:sz w:val="28"/>
        </w:rPr>
        <w:t>2021</w:t>
      </w:r>
    </w:p>
    <w:p w14:paraId="6995AE80" w14:textId="77777777" w:rsidR="001A503A" w:rsidRDefault="001A503A" w:rsidP="00252D49">
      <w:pPr>
        <w:spacing w:line="240" w:lineRule="auto"/>
        <w:ind w:firstLine="0"/>
        <w:jc w:val="center"/>
        <w:rPr>
          <w:rFonts w:cs="Arial"/>
          <w:sz w:val="28"/>
        </w:rPr>
      </w:pPr>
    </w:p>
    <w:p w14:paraId="7974F209" w14:textId="2FE95234" w:rsidR="00252D49" w:rsidRPr="005E2653" w:rsidRDefault="00BB455E" w:rsidP="00252D49">
      <w:pPr>
        <w:spacing w:line="240" w:lineRule="auto"/>
        <w:ind w:firstLine="0"/>
        <w:jc w:val="center"/>
        <w:rPr>
          <w:rFonts w:cs="Arial"/>
          <w:b/>
        </w:rPr>
      </w:pPr>
      <w:r>
        <w:rPr>
          <w:rFonts w:cs="Arial"/>
          <w:b/>
        </w:rPr>
        <w:t>Guilherme Reis</w:t>
      </w:r>
    </w:p>
    <w:p w14:paraId="1D8B7539" w14:textId="1688E35A" w:rsidR="00252D49" w:rsidRPr="005E2653" w:rsidRDefault="00252D49" w:rsidP="00252D49">
      <w:pPr>
        <w:spacing w:line="240" w:lineRule="auto"/>
        <w:ind w:firstLine="0"/>
        <w:jc w:val="center"/>
        <w:rPr>
          <w:rFonts w:cs="Arial"/>
        </w:rPr>
      </w:pPr>
    </w:p>
    <w:p w14:paraId="1C86BB2E" w14:textId="77C79220" w:rsidR="00C739EF" w:rsidRPr="005E2653" w:rsidRDefault="00C739EF" w:rsidP="00252D49">
      <w:pPr>
        <w:spacing w:line="240" w:lineRule="auto"/>
        <w:ind w:firstLine="0"/>
        <w:jc w:val="center"/>
        <w:rPr>
          <w:rFonts w:cs="Arial"/>
        </w:rPr>
      </w:pPr>
    </w:p>
    <w:p w14:paraId="3E3DBB3A" w14:textId="61448599" w:rsidR="00C739EF" w:rsidRPr="005E2653" w:rsidRDefault="00C739EF" w:rsidP="00252D49">
      <w:pPr>
        <w:spacing w:line="240" w:lineRule="auto"/>
        <w:ind w:firstLine="0"/>
        <w:jc w:val="center"/>
        <w:rPr>
          <w:rFonts w:cs="Arial"/>
        </w:rPr>
      </w:pPr>
    </w:p>
    <w:p w14:paraId="1CC61D25" w14:textId="7758D0C1" w:rsidR="00C739EF" w:rsidRPr="005E2653" w:rsidRDefault="00C739EF" w:rsidP="00252D49">
      <w:pPr>
        <w:spacing w:line="240" w:lineRule="auto"/>
        <w:ind w:firstLine="0"/>
        <w:jc w:val="center"/>
        <w:rPr>
          <w:rFonts w:cs="Arial"/>
        </w:rPr>
      </w:pPr>
    </w:p>
    <w:p w14:paraId="254D84C9" w14:textId="29EBD27C" w:rsidR="00C739EF" w:rsidRPr="005E2653" w:rsidRDefault="00C739EF" w:rsidP="00252D49">
      <w:pPr>
        <w:spacing w:line="240" w:lineRule="auto"/>
        <w:ind w:firstLine="0"/>
        <w:jc w:val="center"/>
        <w:rPr>
          <w:rFonts w:cs="Arial"/>
        </w:rPr>
      </w:pPr>
    </w:p>
    <w:p w14:paraId="56F6B31E" w14:textId="51425818" w:rsidR="00C739EF" w:rsidRPr="005E2653" w:rsidRDefault="00C739EF" w:rsidP="00252D49">
      <w:pPr>
        <w:spacing w:line="240" w:lineRule="auto"/>
        <w:ind w:firstLine="0"/>
        <w:jc w:val="center"/>
        <w:rPr>
          <w:rFonts w:cs="Arial"/>
        </w:rPr>
      </w:pPr>
    </w:p>
    <w:p w14:paraId="793A7485" w14:textId="5295106B" w:rsidR="00C739EF" w:rsidRPr="005E2653" w:rsidRDefault="00C739EF" w:rsidP="00252D49">
      <w:pPr>
        <w:spacing w:line="240" w:lineRule="auto"/>
        <w:ind w:firstLine="0"/>
        <w:jc w:val="center"/>
        <w:rPr>
          <w:rFonts w:cs="Arial"/>
        </w:rPr>
      </w:pPr>
    </w:p>
    <w:p w14:paraId="5E85ACFE" w14:textId="788A6F14" w:rsidR="00E233EE" w:rsidRPr="00E233EE" w:rsidRDefault="00E233EE" w:rsidP="00E233EE">
      <w:pPr>
        <w:ind w:firstLine="0"/>
        <w:jc w:val="center"/>
        <w:rPr>
          <w:rFonts w:cs="Arial"/>
          <w:szCs w:val="24"/>
        </w:rPr>
      </w:pPr>
      <w:r w:rsidRPr="00E233EE">
        <w:rPr>
          <w:rFonts w:cs="Arial"/>
          <w:b/>
          <w:szCs w:val="24"/>
        </w:rPr>
        <w:t xml:space="preserve">ÍNDICES ESPECTRAIS </w:t>
      </w:r>
      <w:r w:rsidR="00003140">
        <w:rPr>
          <w:rFonts w:cs="Arial"/>
          <w:b/>
          <w:szCs w:val="24"/>
        </w:rPr>
        <w:t>COMO</w:t>
      </w:r>
      <w:r w:rsidRPr="00E233EE">
        <w:rPr>
          <w:rFonts w:cs="Arial"/>
          <w:b/>
          <w:szCs w:val="24"/>
        </w:rPr>
        <w:t xml:space="preserve"> ALTERNATIVA PARA PREDIÇÃO DE ARGILA E CARBONO ORGÂNICO EM SOLOS SUBTROPICAIS</w:t>
      </w:r>
      <w:r w:rsidR="00003140">
        <w:rPr>
          <w:rFonts w:cs="Arial"/>
          <w:b/>
          <w:szCs w:val="24"/>
        </w:rPr>
        <w:t xml:space="preserve"> DO SUL DO BRASIL</w:t>
      </w:r>
      <w:r w:rsidRPr="00E233EE">
        <w:rPr>
          <w:rFonts w:cs="Arial"/>
          <w:szCs w:val="24"/>
        </w:rPr>
        <w:t xml:space="preserve"> </w:t>
      </w:r>
    </w:p>
    <w:p w14:paraId="7B1B2468" w14:textId="77777777" w:rsidR="00C739EF" w:rsidRPr="005E2653" w:rsidRDefault="00C739EF" w:rsidP="00C739EF">
      <w:pPr>
        <w:spacing w:line="240" w:lineRule="auto"/>
        <w:ind w:firstLine="0"/>
        <w:jc w:val="center"/>
        <w:rPr>
          <w:rFonts w:cs="Arial"/>
        </w:rPr>
      </w:pPr>
    </w:p>
    <w:p w14:paraId="3BA3CDAF" w14:textId="5F3B5431" w:rsidR="00C739EF" w:rsidRPr="005E2653" w:rsidRDefault="00C739EF" w:rsidP="00252D49">
      <w:pPr>
        <w:spacing w:line="240" w:lineRule="auto"/>
        <w:ind w:firstLine="0"/>
        <w:jc w:val="center"/>
        <w:rPr>
          <w:rFonts w:cs="Arial"/>
        </w:rPr>
      </w:pPr>
    </w:p>
    <w:p w14:paraId="0219B8CA" w14:textId="2FD2E0D2" w:rsidR="00A775BE" w:rsidRPr="005E2653" w:rsidRDefault="00A775BE" w:rsidP="00252D49">
      <w:pPr>
        <w:spacing w:line="240" w:lineRule="auto"/>
        <w:ind w:firstLine="0"/>
        <w:jc w:val="center"/>
        <w:rPr>
          <w:rFonts w:cs="Arial"/>
        </w:rPr>
      </w:pPr>
    </w:p>
    <w:p w14:paraId="48079E0D" w14:textId="67472752" w:rsidR="00A775BE" w:rsidRPr="005E2653" w:rsidRDefault="00A775BE" w:rsidP="00252D49">
      <w:pPr>
        <w:spacing w:line="240" w:lineRule="auto"/>
        <w:ind w:firstLine="0"/>
        <w:jc w:val="center"/>
        <w:rPr>
          <w:rFonts w:cs="Arial"/>
        </w:rPr>
      </w:pPr>
    </w:p>
    <w:p w14:paraId="2FBC6362" w14:textId="693D8456" w:rsidR="00A775BE" w:rsidRPr="005E2653" w:rsidRDefault="00A775BE" w:rsidP="00252D49">
      <w:pPr>
        <w:spacing w:line="240" w:lineRule="auto"/>
        <w:ind w:firstLine="0"/>
        <w:jc w:val="center"/>
        <w:rPr>
          <w:rFonts w:cs="Arial"/>
        </w:rPr>
      </w:pPr>
    </w:p>
    <w:p w14:paraId="780AB9FF" w14:textId="4E8E54E9" w:rsidR="00A775BE" w:rsidRPr="005E2653" w:rsidRDefault="00A775BE" w:rsidP="00252D49">
      <w:pPr>
        <w:spacing w:line="240" w:lineRule="auto"/>
        <w:ind w:firstLine="0"/>
        <w:jc w:val="center"/>
        <w:rPr>
          <w:rFonts w:cs="Arial"/>
        </w:rPr>
      </w:pPr>
    </w:p>
    <w:p w14:paraId="455C506D" w14:textId="01864104" w:rsidR="00A775BE" w:rsidRPr="005E2653" w:rsidRDefault="00A775BE" w:rsidP="00252D49">
      <w:pPr>
        <w:spacing w:line="240" w:lineRule="auto"/>
        <w:ind w:firstLine="0"/>
        <w:jc w:val="center"/>
        <w:rPr>
          <w:rFonts w:cs="Arial"/>
        </w:rPr>
      </w:pPr>
    </w:p>
    <w:p w14:paraId="1678DAA5" w14:textId="045D4D78" w:rsidR="00A775BE" w:rsidRPr="005E2653" w:rsidRDefault="00A775BE" w:rsidP="00A775BE">
      <w:pPr>
        <w:spacing w:line="240" w:lineRule="auto"/>
        <w:ind w:left="4678" w:firstLine="0"/>
        <w:rPr>
          <w:rFonts w:cs="Arial"/>
        </w:rPr>
      </w:pPr>
      <w:r w:rsidRPr="005E2653">
        <w:rPr>
          <w:rFonts w:cs="Arial"/>
        </w:rPr>
        <w:t xml:space="preserve">Trabalho de Conclusão de Curso apresentado ao Curso de Graduação em Agronomia, da Universidade Federal de Santa Maria (UFSM, RS), como requisito parcial para obtenção do título de </w:t>
      </w:r>
      <w:r w:rsidRPr="005E2653">
        <w:rPr>
          <w:rFonts w:cs="Arial"/>
          <w:b/>
        </w:rPr>
        <w:t>Engenheiro Agrônomo</w:t>
      </w:r>
      <w:r w:rsidRPr="005E2653">
        <w:rPr>
          <w:rFonts w:cs="Arial"/>
        </w:rPr>
        <w:t>.</w:t>
      </w:r>
    </w:p>
    <w:p w14:paraId="0A71A48D" w14:textId="5EFD6B3F" w:rsidR="00A775BE" w:rsidRPr="005E2653" w:rsidRDefault="00A775BE" w:rsidP="00A775BE">
      <w:pPr>
        <w:spacing w:line="240" w:lineRule="auto"/>
        <w:ind w:firstLine="0"/>
        <w:jc w:val="center"/>
        <w:rPr>
          <w:rFonts w:cs="Arial"/>
        </w:rPr>
      </w:pPr>
    </w:p>
    <w:p w14:paraId="3B0842E7" w14:textId="46FB6ACA" w:rsidR="00A775BE" w:rsidRPr="005E2653" w:rsidRDefault="00A775BE" w:rsidP="00A775BE">
      <w:pPr>
        <w:spacing w:line="240" w:lineRule="auto"/>
        <w:ind w:firstLine="0"/>
        <w:jc w:val="center"/>
        <w:rPr>
          <w:rFonts w:cs="Arial"/>
        </w:rPr>
      </w:pPr>
    </w:p>
    <w:p w14:paraId="363C9D2D" w14:textId="4E66A05D" w:rsidR="00A775BE" w:rsidRPr="005E2653" w:rsidRDefault="00A775BE" w:rsidP="00A775BE">
      <w:pPr>
        <w:spacing w:line="240" w:lineRule="auto"/>
        <w:ind w:firstLine="0"/>
        <w:jc w:val="center"/>
        <w:rPr>
          <w:rFonts w:cs="Arial"/>
        </w:rPr>
      </w:pPr>
    </w:p>
    <w:p w14:paraId="5222E188" w14:textId="1F32FEC4" w:rsidR="00A775BE" w:rsidRPr="005E2653" w:rsidRDefault="00A775BE" w:rsidP="00A775BE">
      <w:pPr>
        <w:spacing w:line="240" w:lineRule="auto"/>
        <w:ind w:firstLine="0"/>
        <w:jc w:val="center"/>
        <w:rPr>
          <w:rFonts w:cs="Arial"/>
        </w:rPr>
      </w:pPr>
    </w:p>
    <w:p w14:paraId="02646F50" w14:textId="620EF5D3" w:rsidR="00A775BE" w:rsidRPr="005E2653" w:rsidRDefault="00A775BE" w:rsidP="00A775BE">
      <w:pPr>
        <w:spacing w:line="240" w:lineRule="auto"/>
        <w:ind w:firstLine="0"/>
        <w:jc w:val="center"/>
        <w:rPr>
          <w:rFonts w:cs="Arial"/>
        </w:rPr>
      </w:pPr>
    </w:p>
    <w:p w14:paraId="72F98E79" w14:textId="6ADB9B3C" w:rsidR="00A775BE" w:rsidRPr="005E2653" w:rsidRDefault="00A775BE" w:rsidP="00A775BE">
      <w:pPr>
        <w:spacing w:line="240" w:lineRule="auto"/>
        <w:ind w:firstLine="0"/>
        <w:jc w:val="center"/>
        <w:rPr>
          <w:rFonts w:cs="Arial"/>
        </w:rPr>
      </w:pPr>
    </w:p>
    <w:p w14:paraId="05DF4091" w14:textId="60BCA037" w:rsidR="00A775BE" w:rsidRPr="005E2653" w:rsidRDefault="00A775BE" w:rsidP="00A775BE">
      <w:pPr>
        <w:spacing w:line="240" w:lineRule="auto"/>
        <w:ind w:firstLine="0"/>
        <w:jc w:val="center"/>
        <w:rPr>
          <w:rFonts w:cs="Arial"/>
        </w:rPr>
      </w:pPr>
    </w:p>
    <w:p w14:paraId="3F5B37E5" w14:textId="297C24D5" w:rsidR="00A775BE" w:rsidRPr="005E2653" w:rsidRDefault="00A775BE" w:rsidP="00A775BE">
      <w:pPr>
        <w:spacing w:line="240" w:lineRule="auto"/>
        <w:ind w:firstLine="0"/>
        <w:jc w:val="center"/>
        <w:rPr>
          <w:rFonts w:cs="Arial"/>
        </w:rPr>
      </w:pPr>
    </w:p>
    <w:p w14:paraId="1A9DD4A6" w14:textId="33F3B2E8" w:rsidR="00A775BE" w:rsidRPr="005E2653" w:rsidRDefault="00A775BE" w:rsidP="00A775BE">
      <w:pPr>
        <w:spacing w:line="240" w:lineRule="auto"/>
        <w:ind w:firstLine="0"/>
        <w:jc w:val="center"/>
        <w:rPr>
          <w:rFonts w:cs="Arial"/>
        </w:rPr>
      </w:pPr>
    </w:p>
    <w:p w14:paraId="27233684" w14:textId="0CEF1D54" w:rsidR="00A775BE" w:rsidRPr="005E2653" w:rsidRDefault="00A775BE" w:rsidP="00A775BE">
      <w:pPr>
        <w:spacing w:line="240" w:lineRule="auto"/>
        <w:ind w:firstLine="0"/>
        <w:jc w:val="center"/>
        <w:rPr>
          <w:rFonts w:cs="Arial"/>
        </w:rPr>
      </w:pPr>
    </w:p>
    <w:p w14:paraId="4C44DBE8" w14:textId="3FC76BE1" w:rsidR="00A775BE" w:rsidRPr="005E2653" w:rsidRDefault="00A775BE" w:rsidP="00A775BE">
      <w:pPr>
        <w:spacing w:line="240" w:lineRule="auto"/>
        <w:ind w:firstLine="0"/>
        <w:jc w:val="center"/>
        <w:rPr>
          <w:rFonts w:cs="Arial"/>
        </w:rPr>
      </w:pPr>
      <w:r w:rsidRPr="005E2653">
        <w:rPr>
          <w:rFonts w:cs="Arial"/>
        </w:rPr>
        <w:t xml:space="preserve">Orientador: Prof. Dr. Ricardo Simão Diniz </w:t>
      </w:r>
      <w:proofErr w:type="spellStart"/>
      <w:r w:rsidRPr="005E2653">
        <w:rPr>
          <w:rFonts w:cs="Arial"/>
        </w:rPr>
        <w:t>Dalmolin</w:t>
      </w:r>
      <w:proofErr w:type="spellEnd"/>
    </w:p>
    <w:p w14:paraId="60827E83" w14:textId="093C5763" w:rsidR="00A775BE" w:rsidRPr="005E2653" w:rsidRDefault="00A775BE" w:rsidP="00A775BE">
      <w:pPr>
        <w:spacing w:line="240" w:lineRule="auto"/>
        <w:ind w:firstLine="0"/>
        <w:jc w:val="center"/>
        <w:rPr>
          <w:rFonts w:cs="Arial"/>
        </w:rPr>
      </w:pPr>
    </w:p>
    <w:p w14:paraId="6AF124BD" w14:textId="401B5435" w:rsidR="00A775BE" w:rsidRPr="005E2653" w:rsidRDefault="00A775BE" w:rsidP="00A775BE">
      <w:pPr>
        <w:spacing w:line="240" w:lineRule="auto"/>
        <w:ind w:firstLine="0"/>
        <w:jc w:val="center"/>
        <w:rPr>
          <w:rFonts w:cs="Arial"/>
        </w:rPr>
      </w:pPr>
    </w:p>
    <w:p w14:paraId="737A3E4E" w14:textId="33B53A5C" w:rsidR="00A775BE" w:rsidRPr="005E2653" w:rsidRDefault="00A775BE" w:rsidP="00A775BE">
      <w:pPr>
        <w:spacing w:line="240" w:lineRule="auto"/>
        <w:ind w:firstLine="0"/>
        <w:jc w:val="center"/>
        <w:rPr>
          <w:rFonts w:cs="Arial"/>
        </w:rPr>
      </w:pPr>
    </w:p>
    <w:p w14:paraId="4A8CB75C" w14:textId="13631965" w:rsidR="00A775BE" w:rsidRPr="005E2653" w:rsidRDefault="00A775BE" w:rsidP="00A775BE">
      <w:pPr>
        <w:spacing w:line="240" w:lineRule="auto"/>
        <w:ind w:firstLine="0"/>
        <w:jc w:val="center"/>
        <w:rPr>
          <w:rFonts w:cs="Arial"/>
        </w:rPr>
      </w:pPr>
    </w:p>
    <w:p w14:paraId="5BD1EA6B" w14:textId="1F1AE397" w:rsidR="00A775BE" w:rsidRPr="005E2653" w:rsidRDefault="00A775BE" w:rsidP="00A775BE">
      <w:pPr>
        <w:spacing w:line="240" w:lineRule="auto"/>
        <w:ind w:firstLine="0"/>
        <w:jc w:val="center"/>
        <w:rPr>
          <w:rFonts w:cs="Arial"/>
        </w:rPr>
      </w:pPr>
    </w:p>
    <w:p w14:paraId="6599CDBA" w14:textId="58764969" w:rsidR="00A775BE" w:rsidRPr="005E2653" w:rsidRDefault="00A775BE" w:rsidP="00A775BE">
      <w:pPr>
        <w:spacing w:line="240" w:lineRule="auto"/>
        <w:ind w:firstLine="0"/>
        <w:jc w:val="center"/>
        <w:rPr>
          <w:rFonts w:cs="Arial"/>
        </w:rPr>
      </w:pPr>
    </w:p>
    <w:p w14:paraId="4CEB301D" w14:textId="75A1A2BF" w:rsidR="00A775BE" w:rsidRPr="005E2653" w:rsidRDefault="00A775BE" w:rsidP="00A775BE">
      <w:pPr>
        <w:spacing w:line="240" w:lineRule="auto"/>
        <w:ind w:firstLine="0"/>
        <w:jc w:val="center"/>
        <w:rPr>
          <w:rFonts w:cs="Arial"/>
        </w:rPr>
      </w:pPr>
    </w:p>
    <w:p w14:paraId="21C9669E" w14:textId="46727BC3" w:rsidR="00A775BE" w:rsidRPr="005E2653" w:rsidRDefault="00A775BE" w:rsidP="00A775BE">
      <w:pPr>
        <w:spacing w:line="240" w:lineRule="auto"/>
        <w:ind w:firstLine="0"/>
        <w:jc w:val="center"/>
        <w:rPr>
          <w:rFonts w:cs="Arial"/>
        </w:rPr>
      </w:pPr>
    </w:p>
    <w:p w14:paraId="3102C2CE" w14:textId="51F81FF1" w:rsidR="00A775BE" w:rsidRPr="005E2653" w:rsidRDefault="00A775BE" w:rsidP="00A775BE">
      <w:pPr>
        <w:spacing w:line="240" w:lineRule="auto"/>
        <w:ind w:firstLine="0"/>
        <w:jc w:val="center"/>
        <w:rPr>
          <w:rFonts w:cs="Arial"/>
        </w:rPr>
      </w:pPr>
    </w:p>
    <w:p w14:paraId="36EE48DA" w14:textId="0F8C8F6C" w:rsidR="00A775BE" w:rsidRPr="005E2653" w:rsidRDefault="00A775BE" w:rsidP="00A775BE">
      <w:pPr>
        <w:spacing w:line="240" w:lineRule="auto"/>
        <w:ind w:firstLine="0"/>
        <w:jc w:val="center"/>
        <w:rPr>
          <w:rFonts w:cs="Arial"/>
        </w:rPr>
      </w:pPr>
    </w:p>
    <w:p w14:paraId="568EB350" w14:textId="77777777" w:rsidR="00A775BE" w:rsidRPr="005E2653" w:rsidRDefault="00A775BE" w:rsidP="00A775BE">
      <w:pPr>
        <w:spacing w:line="240" w:lineRule="auto"/>
        <w:ind w:firstLine="0"/>
        <w:jc w:val="center"/>
        <w:rPr>
          <w:rFonts w:cs="Arial"/>
        </w:rPr>
      </w:pPr>
    </w:p>
    <w:p w14:paraId="7FAE0E49" w14:textId="5366F6D6" w:rsidR="00A775BE" w:rsidRPr="005E2653" w:rsidRDefault="00A775BE" w:rsidP="00A775BE">
      <w:pPr>
        <w:spacing w:line="240" w:lineRule="auto"/>
        <w:ind w:firstLine="0"/>
        <w:jc w:val="center"/>
        <w:rPr>
          <w:rFonts w:cs="Arial"/>
        </w:rPr>
      </w:pPr>
    </w:p>
    <w:p w14:paraId="5DFFE41E" w14:textId="6C208078" w:rsidR="00A775BE" w:rsidRPr="005E2653" w:rsidDel="008321AB" w:rsidRDefault="00A775BE">
      <w:pPr>
        <w:spacing w:line="240" w:lineRule="auto"/>
        <w:ind w:firstLine="0"/>
        <w:jc w:val="center"/>
        <w:rPr>
          <w:del w:id="10" w:author="Liliane" w:date="2021-04-19T20:13:00Z"/>
          <w:rFonts w:cs="Arial"/>
        </w:rPr>
        <w:pPrChange w:id="11" w:author="Liliane" w:date="2021-04-19T20:14:00Z">
          <w:pPr>
            <w:spacing w:line="240" w:lineRule="auto"/>
            <w:ind w:firstLine="0"/>
          </w:pPr>
        </w:pPrChange>
      </w:pPr>
      <w:r w:rsidRPr="005E2653">
        <w:rPr>
          <w:rFonts w:cs="Arial"/>
        </w:rPr>
        <w:t>Santa Maria, RS</w:t>
      </w:r>
    </w:p>
    <w:p w14:paraId="4F47F27A" w14:textId="10A7CFDE" w:rsidR="00A775BE" w:rsidRPr="005E2653" w:rsidRDefault="00E233EE" w:rsidP="008321AB">
      <w:pPr>
        <w:spacing w:line="240" w:lineRule="auto"/>
        <w:ind w:firstLine="0"/>
        <w:jc w:val="center"/>
        <w:rPr>
          <w:rFonts w:cs="Arial"/>
        </w:rPr>
      </w:pPr>
      <w:r>
        <w:rPr>
          <w:rFonts w:cs="Arial"/>
        </w:rPr>
        <w:t>2021</w:t>
      </w:r>
      <w:r w:rsidR="00A775BE" w:rsidRPr="005E2653">
        <w:rPr>
          <w:rFonts w:cs="Arial"/>
        </w:rPr>
        <w:br w:type="page"/>
      </w:r>
    </w:p>
    <w:p w14:paraId="3057BC30" w14:textId="674713E8" w:rsidR="00A775BE" w:rsidRPr="005E2653" w:rsidRDefault="00642704" w:rsidP="00642704">
      <w:pPr>
        <w:spacing w:line="240" w:lineRule="auto"/>
        <w:ind w:firstLine="0"/>
        <w:jc w:val="center"/>
        <w:rPr>
          <w:rFonts w:cs="Arial"/>
          <w:b/>
        </w:rPr>
      </w:pPr>
      <w:r>
        <w:rPr>
          <w:rFonts w:cs="Arial"/>
          <w:noProof/>
          <w:lang w:eastAsia="pt-BR"/>
        </w:rPr>
        <w:lastRenderedPageBreak/>
        <w:drawing>
          <wp:anchor distT="0" distB="0" distL="114300" distR="114300" simplePos="0" relativeHeight="251658240" behindDoc="1" locked="0" layoutInCell="1" allowOverlap="1" wp14:anchorId="0A6A4B43" wp14:editId="1ACE19AE">
            <wp:simplePos x="0" y="0"/>
            <wp:positionH relativeFrom="page">
              <wp:align>left</wp:align>
            </wp:positionH>
            <wp:positionV relativeFrom="paragraph">
              <wp:posOffset>-1080135</wp:posOffset>
            </wp:positionV>
            <wp:extent cx="754380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ha de Aprovação.jpg"/>
                    <pic:cNvPicPr/>
                  </pic:nvPicPr>
                  <pic:blipFill rotWithShape="1">
                    <a:blip r:embed="rId8" cstate="print">
                      <a:extLst>
                        <a:ext uri="{BEBA8EAE-BF5A-486C-A8C5-ECC9F3942E4B}">
                          <a14:imgProps xmlns:a14="http://schemas.microsoft.com/office/drawing/2010/main">
                            <a14:imgLayer r:embed="rId9">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r="2018" b="2767"/>
                    <a:stretch/>
                  </pic:blipFill>
                  <pic:spPr bwMode="auto">
                    <a:xfrm>
                      <a:off x="0" y="0"/>
                      <a:ext cx="7543800" cy="1066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0F6A" w:rsidRPr="005E2653">
        <w:rPr>
          <w:rFonts w:cs="Arial"/>
        </w:rPr>
        <w:br w:type="page"/>
      </w:r>
      <w:r w:rsidR="00C20F6A" w:rsidRPr="005E2653">
        <w:rPr>
          <w:rFonts w:cs="Arial"/>
          <w:b/>
        </w:rPr>
        <w:lastRenderedPageBreak/>
        <w:t>AGRADECIMENTOS</w:t>
      </w:r>
    </w:p>
    <w:p w14:paraId="650AD8F1" w14:textId="6C317EAC" w:rsidR="00C20F6A" w:rsidRPr="005E2653" w:rsidRDefault="00C20F6A" w:rsidP="00B826FB">
      <w:pPr>
        <w:rPr>
          <w:rFonts w:cs="Arial"/>
        </w:rPr>
      </w:pPr>
    </w:p>
    <w:p w14:paraId="41D5869E" w14:textId="4DB91591" w:rsidR="00B826FB" w:rsidRPr="005E2653" w:rsidRDefault="00B826FB" w:rsidP="00B826FB">
      <w:pPr>
        <w:rPr>
          <w:rFonts w:cs="Arial"/>
        </w:rPr>
      </w:pPr>
      <w:r w:rsidRPr="005E2653">
        <w:rPr>
          <w:rFonts w:cs="Arial"/>
        </w:rPr>
        <w:t>A</w:t>
      </w:r>
      <w:r w:rsidR="002F6829" w:rsidRPr="005E2653">
        <w:rPr>
          <w:rFonts w:cs="Arial"/>
        </w:rPr>
        <w:t xml:space="preserve"> Deus, por </w:t>
      </w:r>
      <w:r w:rsidR="00EF06C8" w:rsidRPr="005E2653">
        <w:rPr>
          <w:rFonts w:cs="Arial"/>
        </w:rPr>
        <w:t>ser a fonte e estar presente em tudo o que é.</w:t>
      </w:r>
    </w:p>
    <w:p w14:paraId="672C4932" w14:textId="6A6C8D0F" w:rsidR="00EF06C8" w:rsidRPr="005E2653" w:rsidRDefault="00EF06C8" w:rsidP="00B826FB">
      <w:pPr>
        <w:rPr>
          <w:rFonts w:cs="Arial"/>
        </w:rPr>
      </w:pPr>
      <w:r w:rsidRPr="005E2653">
        <w:rPr>
          <w:rFonts w:cs="Arial"/>
        </w:rPr>
        <w:t>Aos meus pais e ao meu irmão, por me apoiarem</w:t>
      </w:r>
      <w:r w:rsidR="00016F47" w:rsidRPr="005E2653">
        <w:rPr>
          <w:rFonts w:cs="Arial"/>
        </w:rPr>
        <w:t xml:space="preserve"> </w:t>
      </w:r>
      <w:r w:rsidRPr="005E2653">
        <w:rPr>
          <w:rFonts w:cs="Arial"/>
        </w:rPr>
        <w:t xml:space="preserve">durante toda </w:t>
      </w:r>
      <w:r w:rsidR="00BF00CA">
        <w:rPr>
          <w:rFonts w:cs="Arial"/>
        </w:rPr>
        <w:t xml:space="preserve">a </w:t>
      </w:r>
      <w:r w:rsidRPr="005E2653">
        <w:rPr>
          <w:rFonts w:cs="Arial"/>
        </w:rPr>
        <w:t>jornada</w:t>
      </w:r>
      <w:r w:rsidR="00BF00CA">
        <w:rPr>
          <w:rFonts w:cs="Arial"/>
        </w:rPr>
        <w:t xml:space="preserve"> acadêmica</w:t>
      </w:r>
      <w:r w:rsidRPr="005E2653">
        <w:rPr>
          <w:rFonts w:cs="Arial"/>
        </w:rPr>
        <w:t>.</w:t>
      </w:r>
    </w:p>
    <w:p w14:paraId="0DF49C6D" w14:textId="48665FF2" w:rsidR="00EF06C8" w:rsidRPr="005E2653" w:rsidRDefault="00EF06C8" w:rsidP="00B826FB">
      <w:pPr>
        <w:rPr>
          <w:rFonts w:cs="Arial"/>
        </w:rPr>
      </w:pPr>
      <w:r w:rsidRPr="005E2653">
        <w:rPr>
          <w:rFonts w:cs="Arial"/>
        </w:rPr>
        <w:t xml:space="preserve">Ao meu grande amigo Lucas, por estar presente em vários momentos </w:t>
      </w:r>
      <w:r w:rsidR="00BF00CA">
        <w:rPr>
          <w:rFonts w:cs="Arial"/>
        </w:rPr>
        <w:t>importantes</w:t>
      </w:r>
      <w:r w:rsidRPr="005E2653">
        <w:rPr>
          <w:rFonts w:cs="Arial"/>
        </w:rPr>
        <w:t>, pelas longas</w:t>
      </w:r>
      <w:r w:rsidR="00016F47" w:rsidRPr="005E2653">
        <w:rPr>
          <w:rFonts w:cs="Arial"/>
        </w:rPr>
        <w:t xml:space="preserve"> e </w:t>
      </w:r>
      <w:r w:rsidR="00F0426B">
        <w:rPr>
          <w:rFonts w:cs="Arial"/>
        </w:rPr>
        <w:t>profundas</w:t>
      </w:r>
      <w:r w:rsidRPr="005E2653">
        <w:rPr>
          <w:rFonts w:cs="Arial"/>
        </w:rPr>
        <w:t xml:space="preserve"> conversas e por todo o apoio fornecido.</w:t>
      </w:r>
    </w:p>
    <w:p w14:paraId="5A88020F" w14:textId="33C40865" w:rsidR="00EF06C8" w:rsidRPr="005E2653" w:rsidRDefault="00EF06C8" w:rsidP="00B826FB">
      <w:pPr>
        <w:rPr>
          <w:rFonts w:cs="Arial"/>
        </w:rPr>
      </w:pPr>
      <w:r w:rsidRPr="005E2653">
        <w:rPr>
          <w:rFonts w:cs="Arial"/>
        </w:rPr>
        <w:t xml:space="preserve">Ao meu orientador, Professor Ricardo </w:t>
      </w:r>
      <w:proofErr w:type="spellStart"/>
      <w:r w:rsidRPr="005E2653">
        <w:rPr>
          <w:rFonts w:cs="Arial"/>
        </w:rPr>
        <w:t>Damolin</w:t>
      </w:r>
      <w:proofErr w:type="spellEnd"/>
      <w:r w:rsidRPr="005E2653">
        <w:rPr>
          <w:rFonts w:cs="Arial"/>
        </w:rPr>
        <w:t xml:space="preserve">, por me receber em seu grupo ao longo destes anos no Laboratório de Pedologia e </w:t>
      </w:r>
      <w:r w:rsidR="00F0426B">
        <w:rPr>
          <w:rFonts w:cs="Arial"/>
        </w:rPr>
        <w:t>pela disposição em</w:t>
      </w:r>
      <w:r w:rsidRPr="005E2653">
        <w:rPr>
          <w:rFonts w:cs="Arial"/>
        </w:rPr>
        <w:t xml:space="preserve"> orientar a realização deste trabalho.</w:t>
      </w:r>
    </w:p>
    <w:p w14:paraId="02A0C4A9" w14:textId="22770D94" w:rsidR="00EF06C8" w:rsidRPr="005E2653" w:rsidRDefault="00EF06C8" w:rsidP="00B826FB">
      <w:pPr>
        <w:rPr>
          <w:rFonts w:cs="Arial"/>
        </w:rPr>
      </w:pPr>
      <w:r w:rsidRPr="005E2653">
        <w:rPr>
          <w:rFonts w:cs="Arial"/>
        </w:rPr>
        <w:t xml:space="preserve">A todos os colegas com quem convivi no Laboratório de Pedologia da UFSM, pela companhia </w:t>
      </w:r>
      <w:r w:rsidR="00F0426B">
        <w:rPr>
          <w:rFonts w:cs="Arial"/>
        </w:rPr>
        <w:t>nas horas</w:t>
      </w:r>
      <w:r w:rsidRPr="005E2653">
        <w:rPr>
          <w:rFonts w:cs="Arial"/>
        </w:rPr>
        <w:t xml:space="preserve"> de trabalho e lazer, e por todos os bons momentos proporcionados.</w:t>
      </w:r>
    </w:p>
    <w:p w14:paraId="1CCBF23A" w14:textId="15438ADC" w:rsidR="00EF06C8" w:rsidRPr="005E2653" w:rsidRDefault="00EF06C8" w:rsidP="00EF06C8">
      <w:pPr>
        <w:rPr>
          <w:rFonts w:cs="Arial"/>
        </w:rPr>
      </w:pPr>
      <w:r w:rsidRPr="005E2653">
        <w:rPr>
          <w:rFonts w:cs="Arial"/>
        </w:rPr>
        <w:t>Agradecimento especial ao Jean Bueno</w:t>
      </w:r>
      <w:r w:rsidR="00016F47" w:rsidRPr="005E2653">
        <w:rPr>
          <w:rFonts w:cs="Arial"/>
        </w:rPr>
        <w:t>,</w:t>
      </w:r>
      <w:r w:rsidRPr="005E2653">
        <w:rPr>
          <w:rFonts w:cs="Arial"/>
        </w:rPr>
        <w:t xml:space="preserve"> por dar a ideia inicial para este trabalho e por disponibilizar os dados para a sua realização.</w:t>
      </w:r>
    </w:p>
    <w:p w14:paraId="796BD6BB" w14:textId="4AEB8C7B" w:rsidR="00EF06C8" w:rsidRPr="005E2653" w:rsidRDefault="00EF06C8" w:rsidP="00EF06C8">
      <w:pPr>
        <w:rPr>
          <w:rFonts w:cs="Arial"/>
        </w:rPr>
      </w:pPr>
      <w:r w:rsidRPr="005E2653">
        <w:rPr>
          <w:rFonts w:cs="Arial"/>
        </w:rPr>
        <w:t>Agradecimento</w:t>
      </w:r>
      <w:r w:rsidR="00F0426B">
        <w:rPr>
          <w:rFonts w:cs="Arial"/>
        </w:rPr>
        <w:t>s</w:t>
      </w:r>
      <w:r w:rsidRPr="005E2653">
        <w:rPr>
          <w:rFonts w:cs="Arial"/>
        </w:rPr>
        <w:t xml:space="preserve"> especia</w:t>
      </w:r>
      <w:r w:rsidR="00F0426B">
        <w:rPr>
          <w:rFonts w:cs="Arial"/>
        </w:rPr>
        <w:t>is</w:t>
      </w:r>
      <w:r w:rsidRPr="005E2653">
        <w:rPr>
          <w:rFonts w:cs="Arial"/>
        </w:rPr>
        <w:t xml:space="preserve"> à </w:t>
      </w:r>
      <w:proofErr w:type="spellStart"/>
      <w:r w:rsidRPr="005E2653">
        <w:rPr>
          <w:rFonts w:cs="Arial"/>
        </w:rPr>
        <w:t>Taciara</w:t>
      </w:r>
      <w:proofErr w:type="spellEnd"/>
      <w:r w:rsidRPr="005E2653">
        <w:rPr>
          <w:rFonts w:cs="Arial"/>
        </w:rPr>
        <w:t xml:space="preserve"> e ao Nicolas, pelas enormes contribuições ao trabalho.</w:t>
      </w:r>
    </w:p>
    <w:p w14:paraId="6FCEF3D5" w14:textId="66D20B97" w:rsidR="00EF06C8" w:rsidRPr="005E2653" w:rsidRDefault="00016F47" w:rsidP="00EF06C8">
      <w:pPr>
        <w:rPr>
          <w:rFonts w:cs="Arial"/>
        </w:rPr>
      </w:pPr>
      <w:r w:rsidRPr="005E2653">
        <w:rPr>
          <w:rFonts w:cs="Arial"/>
        </w:rPr>
        <w:t xml:space="preserve">Aos colegas da Turma 93 da Agronomia, por me acolherem e proporcionarem </w:t>
      </w:r>
      <w:r w:rsidR="00F0426B">
        <w:rPr>
          <w:rFonts w:cs="Arial"/>
        </w:rPr>
        <w:t>ótimos</w:t>
      </w:r>
      <w:r w:rsidRPr="005E2653">
        <w:rPr>
          <w:rFonts w:cs="Arial"/>
        </w:rPr>
        <w:t xml:space="preserve"> momentos ao longo destes anos na UFSM. Grandes amizades e boas memórias serão levadas </w:t>
      </w:r>
      <w:r w:rsidR="00D01EEE" w:rsidRPr="005E2653">
        <w:rPr>
          <w:rFonts w:cs="Arial"/>
        </w:rPr>
        <w:t>deste período</w:t>
      </w:r>
      <w:r w:rsidRPr="005E2653">
        <w:rPr>
          <w:rFonts w:cs="Arial"/>
        </w:rPr>
        <w:t>.</w:t>
      </w:r>
    </w:p>
    <w:p w14:paraId="75515303" w14:textId="151CF220" w:rsidR="00016F47" w:rsidRPr="005E2653" w:rsidRDefault="00016F47" w:rsidP="00EF06C8">
      <w:pPr>
        <w:rPr>
          <w:rFonts w:cs="Arial"/>
        </w:rPr>
      </w:pPr>
      <w:r w:rsidRPr="005E2653">
        <w:rPr>
          <w:rFonts w:cs="Arial"/>
        </w:rPr>
        <w:t xml:space="preserve">A todos os amigos que conheci em Santa Maria, por </w:t>
      </w:r>
      <w:r w:rsidR="00F0426B">
        <w:rPr>
          <w:rFonts w:cs="Arial"/>
        </w:rPr>
        <w:t>tornarem os dias mais alegres e proveitosos</w:t>
      </w:r>
      <w:r w:rsidRPr="005E2653">
        <w:rPr>
          <w:rFonts w:cs="Arial"/>
        </w:rPr>
        <w:t>.</w:t>
      </w:r>
    </w:p>
    <w:p w14:paraId="182A49CC" w14:textId="77777777" w:rsidR="00B826FB" w:rsidRPr="005E2653" w:rsidRDefault="00B826FB">
      <w:pPr>
        <w:spacing w:after="160" w:line="259" w:lineRule="auto"/>
        <w:ind w:firstLine="0"/>
        <w:jc w:val="left"/>
        <w:rPr>
          <w:rFonts w:cs="Arial"/>
        </w:rPr>
      </w:pPr>
      <w:r w:rsidRPr="005E2653">
        <w:rPr>
          <w:rFonts w:cs="Arial"/>
        </w:rPr>
        <w:br w:type="page"/>
      </w:r>
    </w:p>
    <w:p w14:paraId="197DBC07" w14:textId="12AA6F1D" w:rsidR="00C20F6A" w:rsidRPr="005E2653" w:rsidRDefault="00B826FB" w:rsidP="00B826FB">
      <w:pPr>
        <w:spacing w:line="240" w:lineRule="auto"/>
        <w:ind w:firstLine="0"/>
        <w:jc w:val="center"/>
        <w:rPr>
          <w:rFonts w:cs="Arial"/>
          <w:b/>
        </w:rPr>
      </w:pPr>
      <w:r w:rsidRPr="005E2653">
        <w:rPr>
          <w:rFonts w:cs="Arial"/>
          <w:b/>
        </w:rPr>
        <w:lastRenderedPageBreak/>
        <w:t>RESUMO</w:t>
      </w:r>
    </w:p>
    <w:p w14:paraId="2F755A67" w14:textId="6E7099AB" w:rsidR="00B826FB" w:rsidRPr="005E2653" w:rsidRDefault="00B826FB" w:rsidP="00B826FB">
      <w:pPr>
        <w:spacing w:line="240" w:lineRule="auto"/>
        <w:ind w:firstLine="0"/>
        <w:jc w:val="center"/>
        <w:rPr>
          <w:rFonts w:cs="Arial"/>
          <w:b/>
        </w:rPr>
      </w:pPr>
    </w:p>
    <w:p w14:paraId="70C4195F" w14:textId="2E0E5337" w:rsidR="00B826FB" w:rsidRPr="005E2653" w:rsidRDefault="00B826FB" w:rsidP="00B826FB">
      <w:pPr>
        <w:spacing w:line="240" w:lineRule="auto"/>
        <w:ind w:firstLine="0"/>
        <w:jc w:val="center"/>
        <w:rPr>
          <w:rFonts w:cs="Arial"/>
          <w:b/>
        </w:rPr>
      </w:pPr>
    </w:p>
    <w:p w14:paraId="3658F31C" w14:textId="77777777" w:rsidR="00900EAE" w:rsidRPr="00E233EE" w:rsidRDefault="00900EAE">
      <w:pPr>
        <w:spacing w:line="240" w:lineRule="auto"/>
        <w:ind w:firstLine="0"/>
        <w:jc w:val="center"/>
        <w:rPr>
          <w:rFonts w:cs="Arial"/>
          <w:szCs w:val="24"/>
        </w:rPr>
        <w:pPrChange w:id="12" w:author="Liliane" w:date="2021-04-05T10:47:00Z">
          <w:pPr>
            <w:ind w:firstLine="0"/>
            <w:jc w:val="center"/>
          </w:pPr>
        </w:pPrChange>
      </w:pPr>
      <w:r w:rsidRPr="00E233EE">
        <w:rPr>
          <w:rFonts w:cs="Arial"/>
          <w:b/>
          <w:szCs w:val="24"/>
        </w:rPr>
        <w:t xml:space="preserve">ÍNDICES ESPECTRAIS </w:t>
      </w:r>
      <w:r>
        <w:rPr>
          <w:rFonts w:cs="Arial"/>
          <w:b/>
          <w:szCs w:val="24"/>
        </w:rPr>
        <w:t>COMO</w:t>
      </w:r>
      <w:r w:rsidRPr="00E233EE">
        <w:rPr>
          <w:rFonts w:cs="Arial"/>
          <w:b/>
          <w:szCs w:val="24"/>
        </w:rPr>
        <w:t xml:space="preserve"> ALTERNATIVA PARA PREDIÇÃO DE ARGILA E CARBONO ORGÂNICO EM SOLOS SUBTROPICAIS</w:t>
      </w:r>
      <w:r>
        <w:rPr>
          <w:rFonts w:cs="Arial"/>
          <w:b/>
          <w:szCs w:val="24"/>
        </w:rPr>
        <w:t xml:space="preserve"> DO SUL DO BRASIL</w:t>
      </w:r>
      <w:r w:rsidRPr="00E233EE">
        <w:rPr>
          <w:rFonts w:cs="Arial"/>
          <w:szCs w:val="24"/>
        </w:rPr>
        <w:t xml:space="preserve"> </w:t>
      </w:r>
    </w:p>
    <w:p w14:paraId="769B28A3" w14:textId="3972F63E" w:rsidR="00B826FB" w:rsidRPr="005E2653" w:rsidRDefault="00B826FB" w:rsidP="00B826FB">
      <w:pPr>
        <w:spacing w:line="240" w:lineRule="auto"/>
        <w:ind w:firstLine="0"/>
        <w:jc w:val="center"/>
        <w:rPr>
          <w:rFonts w:cs="Arial"/>
        </w:rPr>
      </w:pPr>
    </w:p>
    <w:p w14:paraId="0A5D7A46" w14:textId="77777777" w:rsidR="00B826FB" w:rsidRPr="005E2653" w:rsidRDefault="00B826FB" w:rsidP="00B826FB">
      <w:pPr>
        <w:spacing w:line="240" w:lineRule="auto"/>
        <w:ind w:firstLine="0"/>
        <w:jc w:val="center"/>
        <w:rPr>
          <w:rFonts w:cs="Arial"/>
        </w:rPr>
      </w:pPr>
    </w:p>
    <w:p w14:paraId="3473ECF4" w14:textId="576167D4" w:rsidR="00B826FB" w:rsidRPr="005E2653" w:rsidRDefault="00E233EE" w:rsidP="00B826FB">
      <w:pPr>
        <w:spacing w:line="240" w:lineRule="auto"/>
        <w:ind w:firstLine="0"/>
        <w:jc w:val="center"/>
        <w:rPr>
          <w:rFonts w:cs="Arial"/>
        </w:rPr>
      </w:pPr>
      <w:r>
        <w:rPr>
          <w:rFonts w:cs="Arial"/>
        </w:rPr>
        <w:t>AUTOR: Guilherme Reis</w:t>
      </w:r>
    </w:p>
    <w:p w14:paraId="433F85A6" w14:textId="2671B487" w:rsidR="00B826FB" w:rsidRPr="005E2653" w:rsidRDefault="00B826FB" w:rsidP="00B826FB">
      <w:pPr>
        <w:spacing w:line="240" w:lineRule="auto"/>
        <w:ind w:firstLine="0"/>
        <w:jc w:val="center"/>
        <w:rPr>
          <w:rFonts w:cs="Arial"/>
        </w:rPr>
      </w:pPr>
      <w:r w:rsidRPr="005E2653">
        <w:rPr>
          <w:rFonts w:cs="Arial"/>
        </w:rPr>
        <w:t xml:space="preserve">ORIENTADOR: Ricardo Simão Diniz </w:t>
      </w:r>
      <w:proofErr w:type="spellStart"/>
      <w:r w:rsidRPr="005E2653">
        <w:rPr>
          <w:rFonts w:cs="Arial"/>
        </w:rPr>
        <w:t>Dalmolin</w:t>
      </w:r>
      <w:proofErr w:type="spellEnd"/>
    </w:p>
    <w:p w14:paraId="73275FDA" w14:textId="489532F8" w:rsidR="00B826FB" w:rsidRPr="005E2653" w:rsidRDefault="00B826FB" w:rsidP="00B826FB">
      <w:pPr>
        <w:spacing w:line="240" w:lineRule="auto"/>
        <w:ind w:firstLine="0"/>
        <w:jc w:val="center"/>
        <w:rPr>
          <w:rFonts w:cs="Arial"/>
        </w:rPr>
      </w:pPr>
    </w:p>
    <w:p w14:paraId="1ED128D7" w14:textId="5918844A" w:rsidR="00B826FB" w:rsidRPr="005E2653" w:rsidRDefault="00B826FB" w:rsidP="00B826FB">
      <w:pPr>
        <w:spacing w:line="240" w:lineRule="auto"/>
        <w:ind w:firstLine="0"/>
        <w:jc w:val="center"/>
        <w:rPr>
          <w:rFonts w:cs="Arial"/>
        </w:rPr>
      </w:pPr>
    </w:p>
    <w:p w14:paraId="49F9DCA3" w14:textId="45B5FBC1" w:rsidR="00B826FB" w:rsidRPr="005E2653" w:rsidRDefault="00014193" w:rsidP="0020590E">
      <w:pPr>
        <w:spacing w:line="240" w:lineRule="auto"/>
        <w:ind w:firstLine="0"/>
        <w:rPr>
          <w:rFonts w:cs="Arial"/>
        </w:rPr>
      </w:pPr>
      <w:r w:rsidRPr="005E2653">
        <w:rPr>
          <w:rFonts w:cs="Arial"/>
        </w:rPr>
        <w:t xml:space="preserve">O solo é um dos reservatórios de carbono (C) mais importantes no ambiente. Dependendo do seu manejo, </w:t>
      </w:r>
      <w:r w:rsidR="004F3B0F" w:rsidRPr="005E2653">
        <w:rPr>
          <w:rFonts w:cs="Arial"/>
        </w:rPr>
        <w:t xml:space="preserve">ele </w:t>
      </w:r>
      <w:r w:rsidRPr="005E2653">
        <w:rPr>
          <w:rFonts w:cs="Arial"/>
        </w:rPr>
        <w:t>pode atuar como dreno ou fonte de C para a atmosfera.</w:t>
      </w:r>
      <w:r w:rsidR="0020590E" w:rsidRPr="005E2653">
        <w:rPr>
          <w:rFonts w:cs="Arial"/>
        </w:rPr>
        <w:t xml:space="preserve"> </w:t>
      </w:r>
      <w:r w:rsidR="007C1D22">
        <w:rPr>
          <w:rFonts w:cs="Arial"/>
        </w:rPr>
        <w:t>Deste modo</w:t>
      </w:r>
      <w:r w:rsidR="00B20533">
        <w:rPr>
          <w:rFonts w:cs="Arial"/>
        </w:rPr>
        <w:t>, o</w:t>
      </w:r>
      <w:r w:rsidR="0020590E" w:rsidRPr="005E2653">
        <w:rPr>
          <w:rFonts w:cs="Arial"/>
        </w:rPr>
        <w:t xml:space="preserve"> mapeamento do carbono orgânico do solo (COS) </w:t>
      </w:r>
      <w:r w:rsidR="00B20533">
        <w:rPr>
          <w:rFonts w:cs="Arial"/>
        </w:rPr>
        <w:t xml:space="preserve">torna-se </w:t>
      </w:r>
      <w:r w:rsidR="0020590E" w:rsidRPr="005E2653">
        <w:rPr>
          <w:rFonts w:cs="Arial"/>
        </w:rPr>
        <w:t xml:space="preserve">fundamental para compreender </w:t>
      </w:r>
      <w:r w:rsidR="00B20533">
        <w:rPr>
          <w:rFonts w:cs="Arial"/>
        </w:rPr>
        <w:t>a distribuição do COS na paisagem e auxiliar no desenvolvimento de práticas conservacionistas</w:t>
      </w:r>
      <w:r w:rsidR="007C1D22">
        <w:rPr>
          <w:rFonts w:cs="Arial"/>
        </w:rPr>
        <w:t>,</w:t>
      </w:r>
      <w:r w:rsidR="00B20533">
        <w:rPr>
          <w:rFonts w:cs="Arial"/>
        </w:rPr>
        <w:t xml:space="preserve"> para que o solo atue como dreno de C. </w:t>
      </w:r>
      <w:r w:rsidR="0020590E" w:rsidRPr="005E2653">
        <w:rPr>
          <w:rFonts w:cs="Arial"/>
        </w:rPr>
        <w:t xml:space="preserve">Portanto, o objetivo deste trabalho foi avaliar o </w:t>
      </w:r>
      <w:r w:rsidR="00F37324">
        <w:rPr>
          <w:rFonts w:cs="Arial"/>
        </w:rPr>
        <w:t>efeito</w:t>
      </w:r>
      <w:r w:rsidR="00F37324" w:rsidRPr="005E2653">
        <w:rPr>
          <w:rFonts w:cs="Arial"/>
        </w:rPr>
        <w:t xml:space="preserve"> </w:t>
      </w:r>
      <w:r w:rsidR="0020590E" w:rsidRPr="005E2653">
        <w:rPr>
          <w:rFonts w:cs="Arial"/>
        </w:rPr>
        <w:t xml:space="preserve">de diferentes conjuntos de </w:t>
      </w:r>
      <w:proofErr w:type="spellStart"/>
      <w:r w:rsidR="0020590E" w:rsidRPr="005E2653">
        <w:rPr>
          <w:rFonts w:cs="Arial"/>
        </w:rPr>
        <w:t>covariáveis</w:t>
      </w:r>
      <w:proofErr w:type="spellEnd"/>
      <w:r w:rsidR="0020590E" w:rsidRPr="005E2653">
        <w:rPr>
          <w:rFonts w:cs="Arial"/>
        </w:rPr>
        <w:t xml:space="preserve"> ambientais </w:t>
      </w:r>
      <w:r w:rsidR="00F37324">
        <w:rPr>
          <w:rFonts w:cs="Arial"/>
        </w:rPr>
        <w:t xml:space="preserve">no </w:t>
      </w:r>
      <w:r w:rsidR="0020590E" w:rsidRPr="005E2653">
        <w:rPr>
          <w:rFonts w:cs="Arial"/>
        </w:rPr>
        <w:t xml:space="preserve">desempenho dos modelos </w:t>
      </w:r>
      <w:r w:rsidR="007C1D22">
        <w:rPr>
          <w:rFonts w:cs="Arial"/>
        </w:rPr>
        <w:t xml:space="preserve">de </w:t>
      </w:r>
      <w:r w:rsidR="007C1D22" w:rsidRPr="005E2653">
        <w:rPr>
          <w:rFonts w:cs="Arial"/>
        </w:rPr>
        <w:t>predição</w:t>
      </w:r>
      <w:r w:rsidR="0020590E" w:rsidRPr="005E2653">
        <w:rPr>
          <w:rFonts w:cs="Arial"/>
        </w:rPr>
        <w:t xml:space="preserve"> espacial do COS. Os dados de COS </w:t>
      </w:r>
      <w:r w:rsidR="004F3B0F" w:rsidRPr="005E2653">
        <w:rPr>
          <w:rFonts w:cs="Arial"/>
        </w:rPr>
        <w:t xml:space="preserve">foram provenientes de amostras </w:t>
      </w:r>
      <w:r w:rsidR="0020590E" w:rsidRPr="005E2653">
        <w:rPr>
          <w:rFonts w:cs="Arial"/>
        </w:rPr>
        <w:t xml:space="preserve">coletadas de 0-5, 5-15 e 15-30 cm </w:t>
      </w:r>
      <w:r w:rsidR="004F3B0F" w:rsidRPr="005E2653">
        <w:rPr>
          <w:rFonts w:cs="Arial"/>
        </w:rPr>
        <w:t>em 261 pontos</w:t>
      </w:r>
      <w:r w:rsidR="00F37324">
        <w:rPr>
          <w:rFonts w:cs="Arial"/>
        </w:rPr>
        <w:t xml:space="preserve"> de amostragem</w:t>
      </w:r>
      <w:r w:rsidR="004F3B0F" w:rsidRPr="005E2653">
        <w:rPr>
          <w:rFonts w:cs="Arial"/>
        </w:rPr>
        <w:t xml:space="preserve">, </w:t>
      </w:r>
      <w:r w:rsidR="0020590E" w:rsidRPr="005E2653">
        <w:rPr>
          <w:rFonts w:cs="Arial"/>
        </w:rPr>
        <w:t xml:space="preserve">em uma área de 940 ha na região do Planalto do Rio Grande do Sul. Um total de 20 </w:t>
      </w:r>
      <w:proofErr w:type="spellStart"/>
      <w:r w:rsidR="0020590E" w:rsidRPr="005E2653">
        <w:rPr>
          <w:rFonts w:cs="Arial"/>
        </w:rPr>
        <w:t>covariáveis</w:t>
      </w:r>
      <w:proofErr w:type="spellEnd"/>
      <w:r w:rsidR="0020590E" w:rsidRPr="005E2653">
        <w:rPr>
          <w:rFonts w:cs="Arial"/>
        </w:rPr>
        <w:t xml:space="preserve"> ambientais foram utilizadas como </w:t>
      </w:r>
      <w:proofErr w:type="spellStart"/>
      <w:r w:rsidR="0020590E" w:rsidRPr="005E2653">
        <w:rPr>
          <w:rFonts w:cs="Arial"/>
        </w:rPr>
        <w:t>preditoras</w:t>
      </w:r>
      <w:proofErr w:type="spellEnd"/>
      <w:r w:rsidR="0020590E" w:rsidRPr="005E2653">
        <w:rPr>
          <w:rFonts w:cs="Arial"/>
        </w:rPr>
        <w:t xml:space="preserve"> do COS, divididas em três grupos: i) variáveis topográficas, incluindo elevação, declividade, orientação, curvatura horizontal, curvatura vertical, sombreamento do relevo</w:t>
      </w:r>
      <w:r w:rsidR="00B65F16" w:rsidRPr="005E2653">
        <w:rPr>
          <w:rFonts w:cs="Arial"/>
        </w:rPr>
        <w:t>,</w:t>
      </w:r>
      <w:r w:rsidR="0020590E" w:rsidRPr="005E2653">
        <w:rPr>
          <w:rFonts w:cs="Arial"/>
        </w:rPr>
        <w:t xml:space="preserve"> índice de umidade, fator LS, insolação direta e difusa, derivadas do modelo digital de elevação </w:t>
      </w:r>
      <w:proofErr w:type="spellStart"/>
      <w:r w:rsidR="0020590E" w:rsidRPr="005E2653">
        <w:rPr>
          <w:rFonts w:cs="Arial"/>
        </w:rPr>
        <w:t>Topodata</w:t>
      </w:r>
      <w:proofErr w:type="spellEnd"/>
      <w:r w:rsidR="00BC7B31" w:rsidRPr="005E2653">
        <w:rPr>
          <w:rFonts w:cs="Arial"/>
        </w:rPr>
        <w:t xml:space="preserve"> com 30 m de resolução espacial</w:t>
      </w:r>
      <w:r w:rsidR="003B07CF" w:rsidRPr="005E2653">
        <w:rPr>
          <w:rFonts w:cs="Arial"/>
        </w:rPr>
        <w:t xml:space="preserve">; </w:t>
      </w:r>
      <w:proofErr w:type="spellStart"/>
      <w:r w:rsidR="003B07CF" w:rsidRPr="005E2653">
        <w:rPr>
          <w:rFonts w:cs="Arial"/>
        </w:rPr>
        <w:t>ii</w:t>
      </w:r>
      <w:proofErr w:type="spellEnd"/>
      <w:r w:rsidR="003B07CF" w:rsidRPr="005E2653">
        <w:rPr>
          <w:rFonts w:cs="Arial"/>
        </w:rPr>
        <w:t>) cobertura do solo, incluindo as bandas B4, B5, B6, B7, razão B5/B7</w:t>
      </w:r>
      <w:r w:rsidR="0020590E" w:rsidRPr="005E2653">
        <w:rPr>
          <w:rFonts w:cs="Arial"/>
        </w:rPr>
        <w:t xml:space="preserve"> </w:t>
      </w:r>
      <w:r w:rsidR="003B07CF" w:rsidRPr="005E2653">
        <w:rPr>
          <w:rFonts w:cs="Arial"/>
        </w:rPr>
        <w:t xml:space="preserve">e índice de vegetação ajustado ao solo (SAVI), derivadas de uma imagem do </w:t>
      </w:r>
      <w:proofErr w:type="spellStart"/>
      <w:r w:rsidR="003B07CF" w:rsidRPr="005E2653">
        <w:rPr>
          <w:rFonts w:cs="Arial"/>
        </w:rPr>
        <w:t>Landsat</w:t>
      </w:r>
      <w:proofErr w:type="spellEnd"/>
      <w:r w:rsidR="003B07CF" w:rsidRPr="005E2653">
        <w:rPr>
          <w:rFonts w:cs="Arial"/>
        </w:rPr>
        <w:t xml:space="preserve"> 8 </w:t>
      </w:r>
      <w:r w:rsidR="00BC7B31" w:rsidRPr="005E2653">
        <w:rPr>
          <w:rFonts w:cs="Arial"/>
        </w:rPr>
        <w:t xml:space="preserve">com </w:t>
      </w:r>
      <w:r w:rsidR="003B07CF" w:rsidRPr="005E2653">
        <w:rPr>
          <w:rFonts w:cs="Arial"/>
        </w:rPr>
        <w:t>30 m</w:t>
      </w:r>
      <w:r w:rsidR="00BC7B31" w:rsidRPr="005E2653">
        <w:rPr>
          <w:rFonts w:cs="Arial"/>
        </w:rPr>
        <w:t xml:space="preserve"> de resolução espacial</w:t>
      </w:r>
      <w:r w:rsidR="003B07CF" w:rsidRPr="005E2653">
        <w:rPr>
          <w:rFonts w:cs="Arial"/>
        </w:rPr>
        <w:t xml:space="preserve">, além de um mapa de uso da terra; </w:t>
      </w:r>
      <w:proofErr w:type="spellStart"/>
      <w:r w:rsidR="003B07CF" w:rsidRPr="005E2653">
        <w:rPr>
          <w:rFonts w:cs="Arial"/>
        </w:rPr>
        <w:t>iii</w:t>
      </w:r>
      <w:proofErr w:type="spellEnd"/>
      <w:r w:rsidR="003B07CF" w:rsidRPr="005E2653">
        <w:rPr>
          <w:rFonts w:cs="Arial"/>
        </w:rPr>
        <w:t xml:space="preserve">) granulometria do solo, composto por mapas do conteúdo de argila, </w:t>
      </w:r>
      <w:proofErr w:type="spellStart"/>
      <w:r w:rsidR="003B07CF" w:rsidRPr="005E2653">
        <w:rPr>
          <w:rFonts w:cs="Arial"/>
        </w:rPr>
        <w:t>silte</w:t>
      </w:r>
      <w:proofErr w:type="spellEnd"/>
      <w:r w:rsidR="003B07CF" w:rsidRPr="005E2653">
        <w:rPr>
          <w:rFonts w:cs="Arial"/>
        </w:rPr>
        <w:t xml:space="preserve"> e areia das camadas amostradas. Três combinações de conjuntos de </w:t>
      </w:r>
      <w:proofErr w:type="spellStart"/>
      <w:r w:rsidR="003B07CF" w:rsidRPr="005E2653">
        <w:rPr>
          <w:rFonts w:cs="Arial"/>
        </w:rPr>
        <w:t>covariáveis</w:t>
      </w:r>
      <w:proofErr w:type="spellEnd"/>
      <w:r w:rsidR="003B07CF" w:rsidRPr="005E2653">
        <w:rPr>
          <w:rFonts w:cs="Arial"/>
        </w:rPr>
        <w:t xml:space="preserve"> foram testadas: C1) somente variáveis topográficas; C2) variáveis topográficas e de cobertura do solo; C3) variáveis topográficas, de cobertura do solo e de granulometria. O conteúdo de COS foi predito utilizando </w:t>
      </w:r>
      <w:r w:rsidR="00BC7B31" w:rsidRPr="005E2653">
        <w:rPr>
          <w:rFonts w:cs="Arial"/>
        </w:rPr>
        <w:t>o</w:t>
      </w:r>
      <w:r w:rsidR="003B07CF" w:rsidRPr="005E2653">
        <w:rPr>
          <w:rFonts w:cs="Arial"/>
        </w:rPr>
        <w:t xml:space="preserve"> modelo </w:t>
      </w:r>
      <w:proofErr w:type="spellStart"/>
      <w:r w:rsidR="003B07CF" w:rsidRPr="005E2653">
        <w:rPr>
          <w:rFonts w:cs="Arial"/>
          <w:i/>
        </w:rPr>
        <w:t>Boosted</w:t>
      </w:r>
      <w:proofErr w:type="spellEnd"/>
      <w:r w:rsidR="003B07CF" w:rsidRPr="005E2653">
        <w:rPr>
          <w:rFonts w:cs="Arial"/>
          <w:i/>
        </w:rPr>
        <w:t xml:space="preserve"> </w:t>
      </w:r>
      <w:proofErr w:type="spellStart"/>
      <w:r w:rsidR="003B07CF" w:rsidRPr="005E2653">
        <w:rPr>
          <w:rFonts w:cs="Arial"/>
          <w:i/>
        </w:rPr>
        <w:t>Regression</w:t>
      </w:r>
      <w:proofErr w:type="spellEnd"/>
      <w:r w:rsidR="003B07CF" w:rsidRPr="005E2653">
        <w:rPr>
          <w:rFonts w:cs="Arial"/>
          <w:i/>
        </w:rPr>
        <w:t xml:space="preserve"> </w:t>
      </w:r>
      <w:proofErr w:type="spellStart"/>
      <w:r w:rsidR="003B07CF" w:rsidRPr="005E2653">
        <w:rPr>
          <w:rFonts w:cs="Arial"/>
          <w:i/>
        </w:rPr>
        <w:t>Trees</w:t>
      </w:r>
      <w:proofErr w:type="spellEnd"/>
      <w:r w:rsidR="003B07CF" w:rsidRPr="005E2653">
        <w:rPr>
          <w:rFonts w:cs="Arial"/>
        </w:rPr>
        <w:t xml:space="preserve"> (BRT) no ambiente R, ajustando-se os parâmetros do modelo para obter-se o melhor desempenho. A acurácia dos modelos foi avaliada por validação cruzada. </w:t>
      </w:r>
      <w:r w:rsidR="0020590E" w:rsidRPr="005E2653">
        <w:rPr>
          <w:rFonts w:cs="Arial"/>
        </w:rPr>
        <w:t xml:space="preserve">O modelo </w:t>
      </w:r>
      <w:r w:rsidR="003B07CF" w:rsidRPr="005E2653">
        <w:rPr>
          <w:rFonts w:cs="Arial"/>
        </w:rPr>
        <w:t xml:space="preserve">com maior acurácia </w:t>
      </w:r>
      <w:r w:rsidR="0020590E" w:rsidRPr="005E2653">
        <w:rPr>
          <w:rFonts w:cs="Arial"/>
        </w:rPr>
        <w:t xml:space="preserve">foi obtido para a camada 0-5 cm quando foram utilizadas todas as </w:t>
      </w:r>
      <w:proofErr w:type="spellStart"/>
      <w:r w:rsidR="0020590E" w:rsidRPr="005E2653">
        <w:rPr>
          <w:rFonts w:cs="Arial"/>
        </w:rPr>
        <w:t>covariáveis</w:t>
      </w:r>
      <w:proofErr w:type="spellEnd"/>
      <w:r w:rsidR="0020590E" w:rsidRPr="005E2653">
        <w:rPr>
          <w:rFonts w:cs="Arial"/>
        </w:rPr>
        <w:t xml:space="preserve"> (C3)</w:t>
      </w:r>
      <w:r w:rsidR="004F3B0F" w:rsidRPr="005E2653">
        <w:rPr>
          <w:rFonts w:cs="Arial"/>
        </w:rPr>
        <w:t xml:space="preserve"> (</w:t>
      </w:r>
      <w:r w:rsidR="0020590E" w:rsidRPr="005E2653">
        <w:rPr>
          <w:rFonts w:cs="Arial"/>
        </w:rPr>
        <w:t>R</w:t>
      </w:r>
      <w:r w:rsidR="0020590E" w:rsidRPr="005E2653">
        <w:rPr>
          <w:rFonts w:cs="Arial"/>
          <w:vertAlign w:val="superscript"/>
        </w:rPr>
        <w:t>2</w:t>
      </w:r>
      <w:r w:rsidR="0020590E" w:rsidRPr="005E2653">
        <w:rPr>
          <w:rFonts w:cs="Arial"/>
        </w:rPr>
        <w:t xml:space="preserve"> = 0,86</w:t>
      </w:r>
      <w:r w:rsidR="004F3B0F" w:rsidRPr="005E2653">
        <w:rPr>
          <w:rFonts w:cs="Arial"/>
        </w:rPr>
        <w:t>;</w:t>
      </w:r>
      <w:r w:rsidR="0020590E" w:rsidRPr="005E2653">
        <w:rPr>
          <w:rFonts w:cs="Arial"/>
        </w:rPr>
        <w:t xml:space="preserve"> RMSE = 0,45</w:t>
      </w:r>
      <w:r w:rsidR="004F3B0F" w:rsidRPr="005E2653">
        <w:rPr>
          <w:rFonts w:cs="Arial"/>
        </w:rPr>
        <w:t>%)</w:t>
      </w:r>
      <w:r w:rsidR="0020590E" w:rsidRPr="005E2653">
        <w:rPr>
          <w:rFonts w:cs="Arial"/>
        </w:rPr>
        <w:t xml:space="preserve">. Para as camadas 5-15 cm e 15-30 cm, os melhores modelos foram obtidos utilizando apenas as </w:t>
      </w:r>
      <w:proofErr w:type="spellStart"/>
      <w:r w:rsidR="0020590E" w:rsidRPr="005E2653">
        <w:rPr>
          <w:rFonts w:cs="Arial"/>
        </w:rPr>
        <w:t>covariáveis</w:t>
      </w:r>
      <w:proofErr w:type="spellEnd"/>
      <w:r w:rsidR="0020590E" w:rsidRPr="005E2653">
        <w:rPr>
          <w:rFonts w:cs="Arial"/>
        </w:rPr>
        <w:t xml:space="preserve"> topográficas</w:t>
      </w:r>
      <w:r w:rsidR="004F3B0F" w:rsidRPr="005E2653">
        <w:rPr>
          <w:rFonts w:cs="Arial"/>
        </w:rPr>
        <w:t xml:space="preserve"> (C1) (</w:t>
      </w:r>
      <w:r w:rsidR="0020590E" w:rsidRPr="005E2653">
        <w:rPr>
          <w:rFonts w:cs="Arial"/>
        </w:rPr>
        <w:t>R</w:t>
      </w:r>
      <w:r w:rsidR="0020590E" w:rsidRPr="005E2653">
        <w:rPr>
          <w:rFonts w:cs="Arial"/>
          <w:vertAlign w:val="superscript"/>
        </w:rPr>
        <w:t>2</w:t>
      </w:r>
      <w:r w:rsidR="0020590E" w:rsidRPr="005E2653">
        <w:rPr>
          <w:rFonts w:cs="Arial"/>
        </w:rPr>
        <w:t xml:space="preserve"> = 0,74</w:t>
      </w:r>
      <w:r w:rsidR="004F3B0F" w:rsidRPr="005E2653">
        <w:rPr>
          <w:rFonts w:cs="Arial"/>
        </w:rPr>
        <w:t xml:space="preserve">; </w:t>
      </w:r>
      <w:r w:rsidR="0020590E" w:rsidRPr="005E2653">
        <w:rPr>
          <w:rFonts w:cs="Arial"/>
        </w:rPr>
        <w:t>RMSE = 0,46</w:t>
      </w:r>
      <w:r w:rsidR="004F3B0F" w:rsidRPr="005E2653">
        <w:rPr>
          <w:rFonts w:cs="Arial"/>
        </w:rPr>
        <w:t>% e</w:t>
      </w:r>
      <w:r w:rsidR="0020590E" w:rsidRPr="005E2653">
        <w:rPr>
          <w:rFonts w:cs="Arial"/>
        </w:rPr>
        <w:t xml:space="preserve"> R</w:t>
      </w:r>
      <w:r w:rsidR="0020590E" w:rsidRPr="005E2653">
        <w:rPr>
          <w:rFonts w:cs="Arial"/>
          <w:vertAlign w:val="superscript"/>
        </w:rPr>
        <w:t>2</w:t>
      </w:r>
      <w:r w:rsidR="0020590E" w:rsidRPr="005E2653">
        <w:rPr>
          <w:rFonts w:cs="Arial"/>
        </w:rPr>
        <w:t xml:space="preserve"> = 0,76</w:t>
      </w:r>
      <w:r w:rsidR="004F3B0F" w:rsidRPr="005E2653">
        <w:rPr>
          <w:rFonts w:cs="Arial"/>
        </w:rPr>
        <w:t>;</w:t>
      </w:r>
      <w:r w:rsidR="0020590E" w:rsidRPr="005E2653">
        <w:rPr>
          <w:rFonts w:cs="Arial"/>
        </w:rPr>
        <w:t xml:space="preserve"> RMSE = 0,34</w:t>
      </w:r>
      <w:r w:rsidR="004F3B0F" w:rsidRPr="005E2653">
        <w:rPr>
          <w:rFonts w:cs="Arial"/>
        </w:rPr>
        <w:t>%</w:t>
      </w:r>
      <w:r w:rsidR="0020590E" w:rsidRPr="005E2653">
        <w:rPr>
          <w:rFonts w:cs="Arial"/>
        </w:rPr>
        <w:t>, respectivamente</w:t>
      </w:r>
      <w:r w:rsidR="004F3B0F" w:rsidRPr="005E2653">
        <w:rPr>
          <w:rFonts w:cs="Arial"/>
        </w:rPr>
        <w:t>)</w:t>
      </w:r>
      <w:r w:rsidR="0020590E" w:rsidRPr="005E2653">
        <w:rPr>
          <w:rFonts w:cs="Arial"/>
        </w:rPr>
        <w:t xml:space="preserve">. Características do terreno foram </w:t>
      </w:r>
      <w:proofErr w:type="spellStart"/>
      <w:r w:rsidR="0020590E" w:rsidRPr="005E2653">
        <w:rPr>
          <w:rFonts w:cs="Arial"/>
        </w:rPr>
        <w:t>preditores</w:t>
      </w:r>
      <w:proofErr w:type="spellEnd"/>
      <w:r w:rsidR="0020590E" w:rsidRPr="005E2653">
        <w:rPr>
          <w:rFonts w:cs="Arial"/>
        </w:rPr>
        <w:t xml:space="preserve"> eficientes do conteúdo de COS, com a granulometria e </w:t>
      </w:r>
      <w:r w:rsidR="00475E04">
        <w:rPr>
          <w:rFonts w:cs="Arial"/>
        </w:rPr>
        <w:t>a cobertura do solo</w:t>
      </w:r>
      <w:r w:rsidR="0020590E" w:rsidRPr="005E2653">
        <w:rPr>
          <w:rFonts w:cs="Arial"/>
        </w:rPr>
        <w:t xml:space="preserve"> tendo relativamente pouco poder explicativo para </w:t>
      </w:r>
      <w:r w:rsidR="00B65F16" w:rsidRPr="005E2653">
        <w:rPr>
          <w:rFonts w:cs="Arial"/>
        </w:rPr>
        <w:t xml:space="preserve">a </w:t>
      </w:r>
      <w:r w:rsidR="0020590E" w:rsidRPr="005E2653">
        <w:rPr>
          <w:rFonts w:cs="Arial"/>
        </w:rPr>
        <w:t xml:space="preserve">variação do COS abaixo de 5 cm. Elevação, índice de umidade e insolação foram bons </w:t>
      </w:r>
      <w:proofErr w:type="spellStart"/>
      <w:r w:rsidR="0020590E" w:rsidRPr="005E2653">
        <w:rPr>
          <w:rFonts w:cs="Arial"/>
        </w:rPr>
        <w:t>preditores</w:t>
      </w:r>
      <w:proofErr w:type="spellEnd"/>
      <w:r w:rsidR="0020590E" w:rsidRPr="005E2653">
        <w:rPr>
          <w:rFonts w:cs="Arial"/>
        </w:rPr>
        <w:t xml:space="preserve"> topográficos</w:t>
      </w:r>
      <w:r w:rsidR="0025597C">
        <w:rPr>
          <w:rFonts w:cs="Arial"/>
        </w:rPr>
        <w:t xml:space="preserve"> e demonstraram </w:t>
      </w:r>
      <w:r w:rsidR="0020590E" w:rsidRPr="005E2653">
        <w:rPr>
          <w:rFonts w:cs="Arial"/>
        </w:rPr>
        <w:t>que a importância relativa dos atributos do terreno na predição do COS aumenta com a profundidade</w:t>
      </w:r>
      <w:r w:rsidR="00CA7DF3">
        <w:rPr>
          <w:rFonts w:cs="Arial"/>
        </w:rPr>
        <w:t xml:space="preserve"> do solo</w:t>
      </w:r>
      <w:r w:rsidR="0020590E" w:rsidRPr="005E2653">
        <w:rPr>
          <w:rFonts w:cs="Arial"/>
        </w:rPr>
        <w:t xml:space="preserve">. Quando maior acurácia é </w:t>
      </w:r>
      <w:r w:rsidR="00F37324">
        <w:rPr>
          <w:rFonts w:cs="Arial"/>
        </w:rPr>
        <w:t>requerida</w:t>
      </w:r>
      <w:r w:rsidR="0020590E" w:rsidRPr="005E2653">
        <w:rPr>
          <w:rFonts w:cs="Arial"/>
        </w:rPr>
        <w:t xml:space="preserve">, recomenda-se a inclusão de </w:t>
      </w:r>
      <w:proofErr w:type="spellStart"/>
      <w:r w:rsidR="0020590E" w:rsidRPr="005E2653">
        <w:rPr>
          <w:rFonts w:cs="Arial"/>
        </w:rPr>
        <w:t>covariáveis</w:t>
      </w:r>
      <w:proofErr w:type="spellEnd"/>
      <w:r w:rsidR="0020590E" w:rsidRPr="005E2653">
        <w:rPr>
          <w:rFonts w:cs="Arial"/>
        </w:rPr>
        <w:t xml:space="preserve"> de </w:t>
      </w:r>
      <w:r w:rsidR="0025597C">
        <w:rPr>
          <w:rFonts w:cs="Arial"/>
        </w:rPr>
        <w:t>cobertura</w:t>
      </w:r>
      <w:r w:rsidR="0025597C" w:rsidRPr="005E2653">
        <w:rPr>
          <w:rFonts w:cs="Arial"/>
        </w:rPr>
        <w:t xml:space="preserve"> </w:t>
      </w:r>
      <w:r w:rsidR="0025597C">
        <w:rPr>
          <w:rFonts w:cs="Arial"/>
        </w:rPr>
        <w:t xml:space="preserve">e </w:t>
      </w:r>
      <w:r w:rsidR="0020590E" w:rsidRPr="005E2653">
        <w:rPr>
          <w:rFonts w:cs="Arial"/>
        </w:rPr>
        <w:t xml:space="preserve">granulometria </w:t>
      </w:r>
      <w:r w:rsidR="00F37324">
        <w:rPr>
          <w:rFonts w:cs="Arial"/>
        </w:rPr>
        <w:t xml:space="preserve">para </w:t>
      </w:r>
      <w:r w:rsidR="007C1D22">
        <w:rPr>
          <w:rFonts w:cs="Arial"/>
        </w:rPr>
        <w:t xml:space="preserve">a </w:t>
      </w:r>
      <w:r w:rsidR="007C1D22" w:rsidRPr="005E2653">
        <w:rPr>
          <w:rFonts w:cs="Arial"/>
        </w:rPr>
        <w:t>camada</w:t>
      </w:r>
      <w:r w:rsidR="0020590E" w:rsidRPr="005E2653">
        <w:rPr>
          <w:rFonts w:cs="Arial"/>
        </w:rPr>
        <w:t xml:space="preserve"> superficial (0-5 cm).</w:t>
      </w:r>
    </w:p>
    <w:p w14:paraId="03B4F178" w14:textId="4FA028E3" w:rsidR="00B826FB" w:rsidRPr="005E2653" w:rsidRDefault="00B826FB" w:rsidP="00B826FB">
      <w:pPr>
        <w:spacing w:line="240" w:lineRule="auto"/>
        <w:ind w:firstLine="0"/>
        <w:rPr>
          <w:rFonts w:cs="Arial"/>
        </w:rPr>
      </w:pPr>
    </w:p>
    <w:p w14:paraId="4E4D7151" w14:textId="0C011D00" w:rsidR="00B826FB" w:rsidRPr="005E2653" w:rsidRDefault="00B826FB" w:rsidP="00B826FB">
      <w:pPr>
        <w:spacing w:line="240" w:lineRule="auto"/>
        <w:ind w:firstLine="0"/>
        <w:rPr>
          <w:rFonts w:cs="Arial"/>
        </w:rPr>
      </w:pPr>
    </w:p>
    <w:p w14:paraId="25B45BF6" w14:textId="502A76C7" w:rsidR="00B826FB" w:rsidRPr="007C1D22" w:rsidRDefault="00B826FB" w:rsidP="00BC7B31">
      <w:pPr>
        <w:spacing w:line="240" w:lineRule="auto"/>
        <w:ind w:firstLine="0"/>
        <w:rPr>
          <w:rFonts w:cs="Arial"/>
        </w:rPr>
      </w:pPr>
      <w:r w:rsidRPr="005E2653">
        <w:rPr>
          <w:rFonts w:cs="Arial"/>
          <w:b/>
        </w:rPr>
        <w:t>Palavras-chave:</w:t>
      </w:r>
      <w:r w:rsidRPr="005E2653">
        <w:rPr>
          <w:rFonts w:cs="Arial"/>
        </w:rPr>
        <w:t xml:space="preserve"> </w:t>
      </w:r>
      <w:r w:rsidR="002C39F4" w:rsidRPr="005E2653">
        <w:rPr>
          <w:rFonts w:cs="Arial"/>
        </w:rPr>
        <w:t>Mapeamento Digital de Solos</w:t>
      </w:r>
      <w:r w:rsidRPr="005E2653">
        <w:rPr>
          <w:rFonts w:cs="Arial"/>
        </w:rPr>
        <w:t xml:space="preserve">. </w:t>
      </w:r>
      <w:r w:rsidR="000B4CC0">
        <w:rPr>
          <w:rFonts w:cs="Arial"/>
        </w:rPr>
        <w:t xml:space="preserve">Escala de Fazenda. </w:t>
      </w:r>
      <w:proofErr w:type="spellStart"/>
      <w:r w:rsidRPr="007C1D22">
        <w:rPr>
          <w:rFonts w:cs="Arial"/>
        </w:rPr>
        <w:t>B</w:t>
      </w:r>
      <w:r w:rsidR="002C39F4" w:rsidRPr="007C1D22">
        <w:rPr>
          <w:rFonts w:cs="Arial"/>
        </w:rPr>
        <w:t>oosted</w:t>
      </w:r>
      <w:proofErr w:type="spellEnd"/>
      <w:r w:rsidR="002C39F4" w:rsidRPr="007C1D22">
        <w:rPr>
          <w:rFonts w:cs="Arial"/>
        </w:rPr>
        <w:t xml:space="preserve"> </w:t>
      </w:r>
      <w:proofErr w:type="spellStart"/>
      <w:r w:rsidR="002C39F4" w:rsidRPr="007C1D22">
        <w:rPr>
          <w:rFonts w:cs="Arial"/>
        </w:rPr>
        <w:t>Regression</w:t>
      </w:r>
      <w:proofErr w:type="spellEnd"/>
      <w:r w:rsidR="002C39F4" w:rsidRPr="007C1D22">
        <w:rPr>
          <w:rFonts w:cs="Arial"/>
        </w:rPr>
        <w:t xml:space="preserve"> </w:t>
      </w:r>
      <w:proofErr w:type="spellStart"/>
      <w:r w:rsidR="002C39F4" w:rsidRPr="007C1D22">
        <w:rPr>
          <w:rFonts w:cs="Arial"/>
        </w:rPr>
        <w:t>Trees</w:t>
      </w:r>
      <w:proofErr w:type="spellEnd"/>
      <w:r w:rsidRPr="007C1D22">
        <w:rPr>
          <w:rFonts w:cs="Arial"/>
        </w:rPr>
        <w:t xml:space="preserve">. </w:t>
      </w:r>
      <w:r w:rsidR="004F6849" w:rsidRPr="007C1D22">
        <w:rPr>
          <w:rFonts w:cs="Arial"/>
        </w:rPr>
        <w:t xml:space="preserve">Seleção de </w:t>
      </w:r>
      <w:proofErr w:type="spellStart"/>
      <w:r w:rsidR="004F6849" w:rsidRPr="007C1D22">
        <w:rPr>
          <w:rFonts w:cs="Arial"/>
        </w:rPr>
        <w:t>Covariáveis</w:t>
      </w:r>
      <w:proofErr w:type="spellEnd"/>
      <w:r w:rsidRPr="007C1D22">
        <w:rPr>
          <w:rFonts w:cs="Arial"/>
        </w:rPr>
        <w:t>.</w:t>
      </w:r>
      <w:r w:rsidRPr="007C1D22">
        <w:rPr>
          <w:rFonts w:cs="Arial"/>
        </w:rPr>
        <w:br w:type="page"/>
      </w:r>
    </w:p>
    <w:p w14:paraId="1338C084" w14:textId="17AE91BA" w:rsidR="00B826FB" w:rsidRPr="005E2653" w:rsidRDefault="00B826FB" w:rsidP="00B826FB">
      <w:pPr>
        <w:spacing w:line="240" w:lineRule="auto"/>
        <w:ind w:firstLine="0"/>
        <w:jc w:val="center"/>
        <w:rPr>
          <w:rFonts w:cs="Arial"/>
          <w:b/>
          <w:lang w:val="en-US"/>
        </w:rPr>
      </w:pPr>
      <w:r w:rsidRPr="005E2653">
        <w:rPr>
          <w:rFonts w:cs="Arial"/>
          <w:b/>
          <w:lang w:val="en-US"/>
        </w:rPr>
        <w:lastRenderedPageBreak/>
        <w:t>ABSTRACT</w:t>
      </w:r>
    </w:p>
    <w:p w14:paraId="033E3AC2" w14:textId="77777777" w:rsidR="00B826FB" w:rsidRPr="005E2653" w:rsidRDefault="00B826FB" w:rsidP="00B826FB">
      <w:pPr>
        <w:spacing w:line="240" w:lineRule="auto"/>
        <w:ind w:firstLine="0"/>
        <w:jc w:val="center"/>
        <w:rPr>
          <w:rFonts w:cs="Arial"/>
          <w:b/>
          <w:lang w:val="en-US"/>
        </w:rPr>
      </w:pPr>
    </w:p>
    <w:p w14:paraId="0560DDCD" w14:textId="77777777" w:rsidR="00B826FB" w:rsidRPr="005E2653" w:rsidRDefault="00B826FB" w:rsidP="00B826FB">
      <w:pPr>
        <w:spacing w:line="240" w:lineRule="auto"/>
        <w:ind w:firstLine="0"/>
        <w:jc w:val="center"/>
        <w:rPr>
          <w:rFonts w:cs="Arial"/>
          <w:b/>
          <w:lang w:val="en-US"/>
        </w:rPr>
      </w:pPr>
    </w:p>
    <w:p w14:paraId="7029B33A" w14:textId="2A748764" w:rsidR="00B826FB" w:rsidRPr="005E2653" w:rsidRDefault="00B46D8C" w:rsidP="00B826FB">
      <w:pPr>
        <w:spacing w:line="240" w:lineRule="auto"/>
        <w:ind w:firstLine="0"/>
        <w:jc w:val="center"/>
        <w:rPr>
          <w:rFonts w:cs="Arial"/>
          <w:b/>
          <w:lang w:val="en-US"/>
        </w:rPr>
      </w:pPr>
      <w:r>
        <w:rPr>
          <w:rFonts w:cs="Arial"/>
          <w:b/>
          <w:lang w:val="en-US"/>
        </w:rPr>
        <w:t>SPATIAL</w:t>
      </w:r>
      <w:r w:rsidR="00D2591E" w:rsidRPr="005E2653">
        <w:rPr>
          <w:rFonts w:cs="Arial"/>
          <w:b/>
          <w:lang w:val="en-US"/>
        </w:rPr>
        <w:t xml:space="preserve"> </w:t>
      </w:r>
      <w:r w:rsidR="004552E2" w:rsidRPr="005E2653">
        <w:rPr>
          <w:rFonts w:cs="Arial"/>
          <w:b/>
          <w:lang w:val="en-US"/>
        </w:rPr>
        <w:t xml:space="preserve">PREDICTION OF </w:t>
      </w:r>
      <w:r w:rsidR="00D2591E" w:rsidRPr="005E2653">
        <w:rPr>
          <w:rFonts w:cs="Arial"/>
          <w:b/>
          <w:lang w:val="en-US"/>
        </w:rPr>
        <w:t xml:space="preserve">SOIL ORGANIC CARBON </w:t>
      </w:r>
      <w:r w:rsidR="004552E2" w:rsidRPr="005E2653">
        <w:rPr>
          <w:rFonts w:cs="Arial"/>
          <w:b/>
          <w:lang w:val="en-US"/>
        </w:rPr>
        <w:t>CONTENT</w:t>
      </w:r>
      <w:r w:rsidR="00B85A42" w:rsidRPr="005E2653">
        <w:rPr>
          <w:rFonts w:cs="Arial"/>
          <w:b/>
          <w:lang w:val="en-US"/>
        </w:rPr>
        <w:t xml:space="preserve"> BY ENVIRONMENTAL COVARIATES</w:t>
      </w:r>
    </w:p>
    <w:p w14:paraId="0ACD99EC" w14:textId="77777777" w:rsidR="00B826FB" w:rsidRPr="005E2653" w:rsidRDefault="00B826FB" w:rsidP="00B826FB">
      <w:pPr>
        <w:spacing w:line="240" w:lineRule="auto"/>
        <w:ind w:firstLine="0"/>
        <w:jc w:val="center"/>
        <w:rPr>
          <w:rFonts w:cs="Arial"/>
          <w:lang w:val="en-US"/>
        </w:rPr>
      </w:pPr>
    </w:p>
    <w:p w14:paraId="0C969F9F" w14:textId="77777777" w:rsidR="00B826FB" w:rsidRPr="005E2653" w:rsidRDefault="00B826FB" w:rsidP="00B826FB">
      <w:pPr>
        <w:spacing w:line="240" w:lineRule="auto"/>
        <w:ind w:firstLine="0"/>
        <w:jc w:val="center"/>
        <w:rPr>
          <w:rFonts w:cs="Arial"/>
          <w:lang w:val="en-US"/>
        </w:rPr>
      </w:pPr>
    </w:p>
    <w:p w14:paraId="097642AC" w14:textId="78981A00" w:rsidR="00B826FB" w:rsidRPr="005E2653" w:rsidRDefault="00B826FB" w:rsidP="00B826FB">
      <w:pPr>
        <w:spacing w:line="240" w:lineRule="auto"/>
        <w:ind w:firstLine="0"/>
        <w:jc w:val="center"/>
        <w:rPr>
          <w:rFonts w:cs="Arial"/>
        </w:rPr>
      </w:pPr>
      <w:r w:rsidRPr="005E2653">
        <w:rPr>
          <w:rFonts w:cs="Arial"/>
        </w:rPr>
        <w:t>AUT</w:t>
      </w:r>
      <w:r w:rsidR="00D2591E" w:rsidRPr="005E2653">
        <w:rPr>
          <w:rFonts w:cs="Arial"/>
        </w:rPr>
        <w:t>H</w:t>
      </w:r>
      <w:r w:rsidR="00E233EE">
        <w:rPr>
          <w:rFonts w:cs="Arial"/>
        </w:rPr>
        <w:t>OR: Guilherme Reis</w:t>
      </w:r>
    </w:p>
    <w:p w14:paraId="18E884E6" w14:textId="71E19793" w:rsidR="00B826FB" w:rsidRPr="005E2653" w:rsidRDefault="00D2591E" w:rsidP="00B826FB">
      <w:pPr>
        <w:spacing w:line="240" w:lineRule="auto"/>
        <w:ind w:firstLine="0"/>
        <w:jc w:val="center"/>
        <w:rPr>
          <w:rFonts w:cs="Arial"/>
        </w:rPr>
      </w:pPr>
      <w:r w:rsidRPr="005E2653">
        <w:rPr>
          <w:rFonts w:cs="Arial"/>
        </w:rPr>
        <w:t>ADVISOR</w:t>
      </w:r>
      <w:r w:rsidR="00B826FB" w:rsidRPr="005E2653">
        <w:rPr>
          <w:rFonts w:cs="Arial"/>
        </w:rPr>
        <w:t xml:space="preserve">: Ricardo Simão Diniz </w:t>
      </w:r>
      <w:proofErr w:type="spellStart"/>
      <w:r w:rsidR="00B826FB" w:rsidRPr="005E2653">
        <w:rPr>
          <w:rFonts w:cs="Arial"/>
        </w:rPr>
        <w:t>Dalmolin</w:t>
      </w:r>
      <w:proofErr w:type="spellEnd"/>
    </w:p>
    <w:p w14:paraId="2B3F18D0" w14:textId="77777777" w:rsidR="00B826FB" w:rsidRPr="005E2653" w:rsidRDefault="00B826FB" w:rsidP="00B826FB">
      <w:pPr>
        <w:spacing w:line="240" w:lineRule="auto"/>
        <w:ind w:firstLine="0"/>
        <w:jc w:val="center"/>
        <w:rPr>
          <w:rFonts w:cs="Arial"/>
        </w:rPr>
      </w:pPr>
    </w:p>
    <w:p w14:paraId="2EA7B250" w14:textId="77777777" w:rsidR="00B826FB" w:rsidRPr="005E2653" w:rsidRDefault="00B826FB" w:rsidP="00B826FB">
      <w:pPr>
        <w:spacing w:line="240" w:lineRule="auto"/>
        <w:ind w:firstLine="0"/>
        <w:jc w:val="center"/>
        <w:rPr>
          <w:rFonts w:cs="Arial"/>
        </w:rPr>
      </w:pPr>
    </w:p>
    <w:p w14:paraId="68C8C5F5" w14:textId="642E74E2" w:rsidR="00B826FB" w:rsidRPr="005E2653" w:rsidRDefault="00B826FB" w:rsidP="00B826FB">
      <w:pPr>
        <w:spacing w:line="240" w:lineRule="auto"/>
        <w:ind w:firstLine="0"/>
        <w:rPr>
          <w:rFonts w:cs="Arial"/>
          <w:lang w:val="en-US"/>
        </w:rPr>
      </w:pPr>
      <w:bookmarkStart w:id="13" w:name="_Hlk517721947"/>
      <w:r w:rsidRPr="005E2653">
        <w:rPr>
          <w:rFonts w:cs="Arial"/>
          <w:lang w:val="en-US"/>
        </w:rPr>
        <w:t xml:space="preserve">Soil is one of the most important carbon (C) reservoirs in the environment. Depending on how it </w:t>
      </w:r>
      <w:proofErr w:type="gramStart"/>
      <w:r w:rsidRPr="005E2653">
        <w:rPr>
          <w:rFonts w:cs="Arial"/>
          <w:lang w:val="en-US"/>
        </w:rPr>
        <w:t>is managed</w:t>
      </w:r>
      <w:proofErr w:type="gramEnd"/>
      <w:r w:rsidRPr="005E2653">
        <w:rPr>
          <w:rFonts w:cs="Arial"/>
          <w:lang w:val="en-US"/>
        </w:rPr>
        <w:t xml:space="preserve">, it can act as a sink or source of C to the atmosphere. </w:t>
      </w:r>
      <w:r w:rsidR="00CA7DF3">
        <w:rPr>
          <w:rFonts w:cs="Arial"/>
          <w:lang w:val="en-US"/>
        </w:rPr>
        <w:t>Hence, m</w:t>
      </w:r>
      <w:r w:rsidRPr="005E2653">
        <w:rPr>
          <w:rFonts w:cs="Arial"/>
          <w:lang w:val="en-US"/>
        </w:rPr>
        <w:t xml:space="preserve">apping soil organic carbon (SOC) </w:t>
      </w:r>
      <w:r w:rsidR="00CA7DF3">
        <w:rPr>
          <w:rFonts w:cs="Arial"/>
          <w:lang w:val="en-US"/>
        </w:rPr>
        <w:t>becomes</w:t>
      </w:r>
      <w:r w:rsidRPr="005E2653">
        <w:rPr>
          <w:rFonts w:cs="Arial"/>
          <w:lang w:val="en-US"/>
        </w:rPr>
        <w:t xml:space="preserve"> fundamental </w:t>
      </w:r>
      <w:r w:rsidR="00CA7DF3">
        <w:rPr>
          <w:rFonts w:cs="Arial"/>
          <w:lang w:val="en-US"/>
        </w:rPr>
        <w:t>to</w:t>
      </w:r>
      <w:r w:rsidRPr="005E2653">
        <w:rPr>
          <w:rFonts w:cs="Arial"/>
          <w:lang w:val="en-US"/>
        </w:rPr>
        <w:t xml:space="preserve"> understand</w:t>
      </w:r>
      <w:r w:rsidR="00A4748D">
        <w:rPr>
          <w:rFonts w:cs="Arial"/>
          <w:lang w:val="en-US"/>
        </w:rPr>
        <w:t>ing</w:t>
      </w:r>
      <w:r w:rsidRPr="005E2653">
        <w:rPr>
          <w:rFonts w:cs="Arial"/>
          <w:lang w:val="en-US"/>
        </w:rPr>
        <w:t xml:space="preserve"> </w:t>
      </w:r>
      <w:r w:rsidR="00CA7DF3">
        <w:rPr>
          <w:rFonts w:cs="Arial"/>
          <w:lang w:val="en-US"/>
        </w:rPr>
        <w:t>SOC distribution</w:t>
      </w:r>
      <w:r w:rsidRPr="005E2653">
        <w:rPr>
          <w:rFonts w:cs="Arial"/>
          <w:lang w:val="en-US"/>
        </w:rPr>
        <w:t xml:space="preserve"> </w:t>
      </w:r>
      <w:proofErr w:type="gramStart"/>
      <w:r w:rsidRPr="005E2653">
        <w:rPr>
          <w:rFonts w:cs="Arial"/>
          <w:lang w:val="en-US"/>
        </w:rPr>
        <w:t>throughout the landscape</w:t>
      </w:r>
      <w:r w:rsidR="00CA7DF3">
        <w:rPr>
          <w:rFonts w:cs="Arial"/>
          <w:lang w:val="en-US"/>
        </w:rPr>
        <w:t xml:space="preserve"> and to help develop conservation practices, so that soil acts as a sink for C</w:t>
      </w:r>
      <w:r w:rsidRPr="005E2653">
        <w:rPr>
          <w:rFonts w:cs="Arial"/>
          <w:lang w:val="en-US"/>
        </w:rPr>
        <w:t>.</w:t>
      </w:r>
      <w:proofErr w:type="gramEnd"/>
      <w:r w:rsidRPr="005E2653">
        <w:rPr>
          <w:rFonts w:cs="Arial"/>
          <w:lang w:val="en-US"/>
        </w:rPr>
        <w:t xml:space="preserve"> Therefore, the objective of this study was to </w:t>
      </w:r>
      <w:r w:rsidR="00CB416A" w:rsidRPr="005E2653">
        <w:rPr>
          <w:rFonts w:cs="Arial"/>
          <w:lang w:val="en-US"/>
        </w:rPr>
        <w:t xml:space="preserve">assess the effect of different </w:t>
      </w:r>
      <w:r w:rsidR="00E425BB" w:rsidRPr="005E2653">
        <w:rPr>
          <w:rFonts w:cs="Arial"/>
          <w:lang w:val="en-US"/>
        </w:rPr>
        <w:t>combinations</w:t>
      </w:r>
      <w:r w:rsidR="00CB416A" w:rsidRPr="005E2653">
        <w:rPr>
          <w:rFonts w:cs="Arial"/>
          <w:lang w:val="en-US"/>
        </w:rPr>
        <w:t xml:space="preserve"> of environmental covariates on the performance of models for </w:t>
      </w:r>
      <w:r w:rsidR="00E425BB" w:rsidRPr="005E2653">
        <w:rPr>
          <w:rFonts w:cs="Arial"/>
          <w:lang w:val="en-US"/>
        </w:rPr>
        <w:t xml:space="preserve">SOC </w:t>
      </w:r>
      <w:r w:rsidR="00CB416A" w:rsidRPr="005E2653">
        <w:rPr>
          <w:rFonts w:cs="Arial"/>
          <w:lang w:val="en-US"/>
        </w:rPr>
        <w:t>spatial prediction</w:t>
      </w:r>
      <w:r w:rsidRPr="005E2653">
        <w:rPr>
          <w:rFonts w:cs="Arial"/>
          <w:lang w:val="en-US"/>
        </w:rPr>
        <w:t xml:space="preserve">. SOC data consisted on samples </w:t>
      </w:r>
      <w:r w:rsidR="00CB416A" w:rsidRPr="005E2653">
        <w:rPr>
          <w:rFonts w:cs="Arial"/>
          <w:lang w:val="en-US"/>
        </w:rPr>
        <w:t xml:space="preserve">collected </w:t>
      </w:r>
      <w:r w:rsidRPr="005E2653">
        <w:rPr>
          <w:rFonts w:cs="Arial"/>
          <w:lang w:val="en-US"/>
        </w:rPr>
        <w:t>from 0-</w:t>
      </w:r>
      <w:proofErr w:type="gramStart"/>
      <w:r w:rsidRPr="005E2653">
        <w:rPr>
          <w:rFonts w:cs="Arial"/>
          <w:lang w:val="en-US"/>
        </w:rPr>
        <w:t>5</w:t>
      </w:r>
      <w:r w:rsidR="00CB416A" w:rsidRPr="005E2653">
        <w:rPr>
          <w:rFonts w:cs="Arial"/>
          <w:lang w:val="en-US"/>
        </w:rPr>
        <w:t>,</w:t>
      </w:r>
      <w:proofErr w:type="gramEnd"/>
      <w:r w:rsidR="00CB416A" w:rsidRPr="005E2653">
        <w:rPr>
          <w:rFonts w:cs="Arial"/>
          <w:lang w:val="en-US"/>
        </w:rPr>
        <w:t xml:space="preserve"> 5-15 and 15-30</w:t>
      </w:r>
      <w:r w:rsidRPr="005E2653">
        <w:rPr>
          <w:rFonts w:cs="Arial"/>
          <w:lang w:val="en-US"/>
        </w:rPr>
        <w:t xml:space="preserve"> cm </w:t>
      </w:r>
      <w:r w:rsidR="004F3B0F" w:rsidRPr="005E2653">
        <w:rPr>
          <w:rFonts w:cs="Arial"/>
          <w:lang w:val="en-US"/>
        </w:rPr>
        <w:t>at 261</w:t>
      </w:r>
      <w:r w:rsidR="00CA7DF3">
        <w:rPr>
          <w:rFonts w:cs="Arial"/>
          <w:lang w:val="en-US"/>
        </w:rPr>
        <w:t xml:space="preserve"> sampling</w:t>
      </w:r>
      <w:r w:rsidR="004F3B0F" w:rsidRPr="005E2653">
        <w:rPr>
          <w:rFonts w:cs="Arial"/>
          <w:lang w:val="en-US"/>
        </w:rPr>
        <w:t xml:space="preserve"> locations </w:t>
      </w:r>
      <w:r w:rsidRPr="005E2653">
        <w:rPr>
          <w:rFonts w:cs="Arial"/>
          <w:lang w:val="en-US"/>
        </w:rPr>
        <w:t xml:space="preserve">in an area of 940 ha in the </w:t>
      </w:r>
      <w:proofErr w:type="spellStart"/>
      <w:r w:rsidRPr="005E2653">
        <w:rPr>
          <w:rFonts w:cs="Arial"/>
          <w:lang w:val="en-US"/>
        </w:rPr>
        <w:t>Planalto</w:t>
      </w:r>
      <w:proofErr w:type="spellEnd"/>
      <w:r w:rsidRPr="005E2653">
        <w:rPr>
          <w:rFonts w:cs="Arial"/>
          <w:lang w:val="en-US"/>
        </w:rPr>
        <w:t xml:space="preserve"> region of Rio Grande do </w:t>
      </w:r>
      <w:proofErr w:type="spellStart"/>
      <w:r w:rsidRPr="005E2653">
        <w:rPr>
          <w:rFonts w:cs="Arial"/>
          <w:lang w:val="en-US"/>
        </w:rPr>
        <w:t>Sul</w:t>
      </w:r>
      <w:proofErr w:type="spellEnd"/>
      <w:r w:rsidRPr="005E2653">
        <w:rPr>
          <w:rFonts w:cs="Arial"/>
          <w:lang w:val="en-US"/>
        </w:rPr>
        <w:t xml:space="preserve">, Brazil. </w:t>
      </w:r>
      <w:proofErr w:type="gramStart"/>
      <w:r w:rsidR="00CB416A" w:rsidRPr="005E2653">
        <w:rPr>
          <w:rFonts w:cs="Arial"/>
          <w:lang w:val="en-US"/>
        </w:rPr>
        <w:t>A total of 20</w:t>
      </w:r>
      <w:r w:rsidRPr="005E2653">
        <w:rPr>
          <w:rFonts w:cs="Arial"/>
          <w:lang w:val="en-US"/>
        </w:rPr>
        <w:t xml:space="preserve"> environmental </w:t>
      </w:r>
      <w:r w:rsidR="00CB416A" w:rsidRPr="005E2653">
        <w:rPr>
          <w:rFonts w:cs="Arial"/>
          <w:lang w:val="en-US"/>
        </w:rPr>
        <w:t>covariates</w:t>
      </w:r>
      <w:r w:rsidRPr="005E2653">
        <w:rPr>
          <w:rFonts w:cs="Arial"/>
          <w:lang w:val="en-US"/>
        </w:rPr>
        <w:t xml:space="preserve"> were used as SOC predictors</w:t>
      </w:r>
      <w:r w:rsidR="00CB416A" w:rsidRPr="005E2653">
        <w:rPr>
          <w:rFonts w:cs="Arial"/>
          <w:lang w:val="en-US"/>
        </w:rPr>
        <w:t xml:space="preserve">, </w:t>
      </w:r>
      <w:r w:rsidR="00E425BB" w:rsidRPr="005E2653">
        <w:rPr>
          <w:rFonts w:cs="Arial"/>
          <w:lang w:val="en-US"/>
        </w:rPr>
        <w:t xml:space="preserve">divided in </w:t>
      </w:r>
      <w:r w:rsidR="00CB416A" w:rsidRPr="005E2653">
        <w:rPr>
          <w:rFonts w:cs="Arial"/>
          <w:lang w:val="en-US"/>
        </w:rPr>
        <w:t xml:space="preserve">three </w:t>
      </w:r>
      <w:r w:rsidR="00EA7308" w:rsidRPr="005E2653">
        <w:rPr>
          <w:rFonts w:cs="Arial"/>
          <w:lang w:val="en-US"/>
        </w:rPr>
        <w:t xml:space="preserve">groups: </w:t>
      </w:r>
      <w:proofErr w:type="spellStart"/>
      <w:r w:rsidR="00EA7308" w:rsidRPr="005E2653">
        <w:rPr>
          <w:rFonts w:cs="Arial"/>
          <w:lang w:val="en-US"/>
        </w:rPr>
        <w:t>i</w:t>
      </w:r>
      <w:proofErr w:type="spellEnd"/>
      <w:r w:rsidR="00EA7308" w:rsidRPr="005E2653">
        <w:rPr>
          <w:rFonts w:cs="Arial"/>
          <w:lang w:val="en-US"/>
        </w:rPr>
        <w:t xml:space="preserve">) topographic variables, </w:t>
      </w:r>
      <w:r w:rsidRPr="005E2653">
        <w:rPr>
          <w:rFonts w:cs="Arial"/>
          <w:lang w:val="en-US"/>
        </w:rPr>
        <w:t xml:space="preserve">including </w:t>
      </w:r>
      <w:r w:rsidR="00EA7308" w:rsidRPr="005E2653">
        <w:rPr>
          <w:rFonts w:cs="Arial"/>
          <w:lang w:val="en-US"/>
        </w:rPr>
        <w:t xml:space="preserve">elevation, slope, aspect, horizontal curvature, vertical curvature, </w:t>
      </w:r>
      <w:proofErr w:type="spellStart"/>
      <w:r w:rsidR="00EA7308" w:rsidRPr="005E2653">
        <w:rPr>
          <w:rFonts w:cs="Arial"/>
          <w:lang w:val="en-US"/>
        </w:rPr>
        <w:t>hillshade</w:t>
      </w:r>
      <w:proofErr w:type="spellEnd"/>
      <w:r w:rsidR="00EA7308" w:rsidRPr="005E2653">
        <w:rPr>
          <w:rFonts w:cs="Arial"/>
          <w:lang w:val="en-US"/>
        </w:rPr>
        <w:t xml:space="preserve">, wetness index, LS factor, direct and diffuse insolation, derived from a 30-m </w:t>
      </w:r>
      <w:proofErr w:type="spellStart"/>
      <w:r w:rsidR="00EA7308" w:rsidRPr="005E2653">
        <w:rPr>
          <w:rFonts w:cs="Arial"/>
          <w:lang w:val="en-US"/>
        </w:rPr>
        <w:t>Topodata</w:t>
      </w:r>
      <w:proofErr w:type="spellEnd"/>
      <w:r w:rsidR="00EA7308" w:rsidRPr="005E2653">
        <w:rPr>
          <w:rFonts w:cs="Arial"/>
          <w:lang w:val="en-US"/>
        </w:rPr>
        <w:t xml:space="preserve"> digital elevation model; ii) land cover, including bands B4, B5, B6, B7, B5/B7 ratio and soil adjusted vegetation index (SAVI)</w:t>
      </w:r>
      <w:r w:rsidR="00E425BB" w:rsidRPr="005E2653">
        <w:rPr>
          <w:rFonts w:cs="Arial"/>
          <w:lang w:val="en-US"/>
        </w:rPr>
        <w:t>,</w:t>
      </w:r>
      <w:r w:rsidR="00EA7308" w:rsidRPr="005E2653">
        <w:rPr>
          <w:rFonts w:cs="Arial"/>
          <w:lang w:val="en-US"/>
        </w:rPr>
        <w:t xml:space="preserve"> derived from a 30-m Landsat 8 image, and a </w:t>
      </w:r>
      <w:r w:rsidR="00E425BB" w:rsidRPr="005E2653">
        <w:rPr>
          <w:rFonts w:cs="Arial"/>
          <w:lang w:val="en-US"/>
        </w:rPr>
        <w:t xml:space="preserve">land use </w:t>
      </w:r>
      <w:r w:rsidR="00EA7308" w:rsidRPr="005E2653">
        <w:rPr>
          <w:rFonts w:cs="Arial"/>
          <w:lang w:val="en-US"/>
        </w:rPr>
        <w:t xml:space="preserve">map; iii) soil particle-size distribution, </w:t>
      </w:r>
      <w:r w:rsidR="00F32518" w:rsidRPr="005E2653">
        <w:rPr>
          <w:rFonts w:cs="Arial"/>
          <w:lang w:val="en-US"/>
        </w:rPr>
        <w:t>consisting</w:t>
      </w:r>
      <w:r w:rsidR="00EA7308" w:rsidRPr="005E2653">
        <w:rPr>
          <w:rFonts w:cs="Arial"/>
          <w:lang w:val="en-US"/>
        </w:rPr>
        <w:t xml:space="preserve"> of maps for clay, silt and sand contents </w:t>
      </w:r>
      <w:r w:rsidR="00A4748D">
        <w:rPr>
          <w:rFonts w:cs="Arial"/>
          <w:lang w:val="en-US"/>
        </w:rPr>
        <w:t>of</w:t>
      </w:r>
      <w:r w:rsidR="00EA7308" w:rsidRPr="005E2653">
        <w:rPr>
          <w:rFonts w:cs="Arial"/>
          <w:lang w:val="en-US"/>
        </w:rPr>
        <w:t xml:space="preserve"> </w:t>
      </w:r>
      <w:r w:rsidR="00A4748D">
        <w:rPr>
          <w:rFonts w:cs="Arial"/>
          <w:lang w:val="en-US"/>
        </w:rPr>
        <w:t>the</w:t>
      </w:r>
      <w:r w:rsidR="00EA7308" w:rsidRPr="005E2653">
        <w:rPr>
          <w:rFonts w:cs="Arial"/>
          <w:lang w:val="en-US"/>
        </w:rPr>
        <w:t xml:space="preserve"> sampled layer</w:t>
      </w:r>
      <w:r w:rsidR="00A4748D">
        <w:rPr>
          <w:rFonts w:cs="Arial"/>
          <w:lang w:val="en-US"/>
        </w:rPr>
        <w:t>s</w:t>
      </w:r>
      <w:r w:rsidR="00EA7308" w:rsidRPr="005E2653">
        <w:rPr>
          <w:rFonts w:cs="Arial"/>
          <w:lang w:val="en-US"/>
        </w:rPr>
        <w:t>.</w:t>
      </w:r>
      <w:proofErr w:type="gramEnd"/>
      <w:r w:rsidRPr="005E2653">
        <w:rPr>
          <w:rFonts w:cs="Arial"/>
          <w:lang w:val="en-US"/>
        </w:rPr>
        <w:t xml:space="preserve"> </w:t>
      </w:r>
      <w:r w:rsidR="003B07CF" w:rsidRPr="005E2653">
        <w:rPr>
          <w:rFonts w:cs="Arial"/>
          <w:lang w:val="en-US"/>
        </w:rPr>
        <w:t>Three different combinations of environmental covariates for SOC spatial prediction were tested</w:t>
      </w:r>
      <w:r w:rsidR="00EA7308" w:rsidRPr="005E2653">
        <w:rPr>
          <w:rFonts w:cs="Arial"/>
          <w:lang w:val="en-US"/>
        </w:rPr>
        <w:t xml:space="preserve">: C1) only topographic variables; C2) topographic and land cover variables; C3) topographic, land cover and particle-size distribution variables. </w:t>
      </w:r>
      <w:r w:rsidRPr="005E2653">
        <w:rPr>
          <w:rFonts w:cs="Arial"/>
          <w:lang w:val="en-US"/>
        </w:rPr>
        <w:t xml:space="preserve">SOC content </w:t>
      </w:r>
      <w:proofErr w:type="gramStart"/>
      <w:r w:rsidRPr="005E2653">
        <w:rPr>
          <w:rFonts w:cs="Arial"/>
          <w:lang w:val="en-US"/>
        </w:rPr>
        <w:t>was predicted</w:t>
      </w:r>
      <w:proofErr w:type="gramEnd"/>
      <w:r w:rsidRPr="005E2653">
        <w:rPr>
          <w:rFonts w:cs="Arial"/>
          <w:lang w:val="en-US"/>
        </w:rPr>
        <w:t xml:space="preserve"> for </w:t>
      </w:r>
      <w:r w:rsidR="00014193" w:rsidRPr="005E2653">
        <w:rPr>
          <w:rFonts w:cs="Arial"/>
          <w:lang w:val="en-US"/>
        </w:rPr>
        <w:t xml:space="preserve">each layer </w:t>
      </w:r>
      <w:r w:rsidRPr="005E2653">
        <w:rPr>
          <w:rFonts w:cs="Arial"/>
          <w:lang w:val="en-US"/>
        </w:rPr>
        <w:t xml:space="preserve">using a Boosted Regression Trees (BRT) model in R environment, adjusting model parameters for the best performance. Model accuracy was evaluated using cross validation. </w:t>
      </w:r>
      <w:r w:rsidR="00E425BB" w:rsidRPr="005E2653">
        <w:rPr>
          <w:rFonts w:cs="Arial"/>
          <w:lang w:val="en-US"/>
        </w:rPr>
        <w:t>The best accuracy was obtained for the 0-5 cm layer when using all covariates (C3)</w:t>
      </w:r>
      <w:r w:rsidR="00E11482" w:rsidRPr="005E2653">
        <w:rPr>
          <w:rFonts w:cs="Arial"/>
          <w:lang w:val="en-US"/>
        </w:rPr>
        <w:t xml:space="preserve"> (</w:t>
      </w:r>
      <w:r w:rsidRPr="005E2653">
        <w:rPr>
          <w:rFonts w:cs="Arial"/>
          <w:lang w:val="en-US"/>
        </w:rPr>
        <w:t>R</w:t>
      </w:r>
      <w:r w:rsidRPr="005E2653">
        <w:rPr>
          <w:rFonts w:cs="Arial"/>
          <w:vertAlign w:val="superscript"/>
          <w:lang w:val="en-US"/>
        </w:rPr>
        <w:t>2</w:t>
      </w:r>
      <w:r w:rsidRPr="005E2653">
        <w:rPr>
          <w:rFonts w:cs="Arial"/>
          <w:lang w:val="en-US"/>
        </w:rPr>
        <w:t xml:space="preserve"> = 0.</w:t>
      </w:r>
      <w:r w:rsidR="00E425BB" w:rsidRPr="005E2653">
        <w:rPr>
          <w:rFonts w:cs="Arial"/>
          <w:lang w:val="en-US"/>
        </w:rPr>
        <w:t>86</w:t>
      </w:r>
      <w:r w:rsidRPr="005E2653">
        <w:rPr>
          <w:rFonts w:cs="Arial"/>
          <w:lang w:val="en-US"/>
        </w:rPr>
        <w:t>, RMSE = 0.</w:t>
      </w:r>
      <w:r w:rsidR="00E425BB" w:rsidRPr="005E2653">
        <w:rPr>
          <w:rFonts w:cs="Arial"/>
          <w:lang w:val="en-US"/>
        </w:rPr>
        <w:t>45</w:t>
      </w:r>
      <w:r w:rsidRPr="005E2653">
        <w:rPr>
          <w:rFonts w:cs="Arial"/>
          <w:lang w:val="en-US"/>
        </w:rPr>
        <w:t>%)</w:t>
      </w:r>
      <w:r w:rsidR="00E425BB" w:rsidRPr="005E2653">
        <w:rPr>
          <w:rFonts w:cs="Arial"/>
          <w:lang w:val="en-US"/>
        </w:rPr>
        <w:t xml:space="preserve">. For the 5-15 and 15-30 cm layers, </w:t>
      </w:r>
      <w:r w:rsidR="00014193" w:rsidRPr="005E2653">
        <w:rPr>
          <w:rFonts w:cs="Arial"/>
          <w:lang w:val="en-US"/>
        </w:rPr>
        <w:t>the best</w:t>
      </w:r>
      <w:r w:rsidR="00E425BB" w:rsidRPr="005E2653">
        <w:rPr>
          <w:rFonts w:cs="Arial"/>
          <w:lang w:val="en-US"/>
        </w:rPr>
        <w:t xml:space="preserve"> models were obtained when only topographic variables were used (</w:t>
      </w:r>
      <w:r w:rsidR="00E11482" w:rsidRPr="005E2653">
        <w:rPr>
          <w:rFonts w:cs="Arial"/>
          <w:lang w:val="en-US"/>
        </w:rPr>
        <w:t>R</w:t>
      </w:r>
      <w:r w:rsidR="00E11482" w:rsidRPr="005E2653">
        <w:rPr>
          <w:rFonts w:cs="Arial"/>
          <w:vertAlign w:val="superscript"/>
          <w:lang w:val="en-US"/>
        </w:rPr>
        <w:t>2</w:t>
      </w:r>
      <w:r w:rsidR="00E11482" w:rsidRPr="005E2653">
        <w:rPr>
          <w:rFonts w:cs="Arial"/>
          <w:lang w:val="en-US"/>
        </w:rPr>
        <w:t xml:space="preserve"> = 0.74, RMSE = 0.46% and R</w:t>
      </w:r>
      <w:r w:rsidR="00E11482" w:rsidRPr="005E2653">
        <w:rPr>
          <w:rFonts w:cs="Arial"/>
          <w:vertAlign w:val="superscript"/>
          <w:lang w:val="en-US"/>
        </w:rPr>
        <w:t>2</w:t>
      </w:r>
      <w:r w:rsidR="00E11482" w:rsidRPr="005E2653">
        <w:rPr>
          <w:rFonts w:cs="Arial"/>
          <w:lang w:val="en-US"/>
        </w:rPr>
        <w:t xml:space="preserve"> = 0.76, RMSE = 0.34%, respectively). Terrain attributes were efficient predictors for SOC content, while land cover and partic</w:t>
      </w:r>
      <w:r w:rsidR="002C39F4" w:rsidRPr="005E2653">
        <w:rPr>
          <w:rFonts w:cs="Arial"/>
          <w:lang w:val="en-US"/>
        </w:rPr>
        <w:t>l</w:t>
      </w:r>
      <w:r w:rsidR="00E11482" w:rsidRPr="005E2653">
        <w:rPr>
          <w:rFonts w:cs="Arial"/>
          <w:lang w:val="en-US"/>
        </w:rPr>
        <w:t xml:space="preserve">e-size distribution had </w:t>
      </w:r>
      <w:r w:rsidR="00A4748D">
        <w:rPr>
          <w:rFonts w:cs="Arial"/>
          <w:lang w:val="en-US"/>
        </w:rPr>
        <w:t>relatively small</w:t>
      </w:r>
      <w:r w:rsidR="00E11482" w:rsidRPr="005E2653">
        <w:rPr>
          <w:rFonts w:cs="Arial"/>
          <w:lang w:val="en-US"/>
        </w:rPr>
        <w:t xml:space="preserve"> </w:t>
      </w:r>
      <w:r w:rsidR="00014193" w:rsidRPr="005E2653">
        <w:rPr>
          <w:rFonts w:cs="Arial"/>
          <w:lang w:val="en-US"/>
        </w:rPr>
        <w:t>importance</w:t>
      </w:r>
      <w:r w:rsidR="00E11482" w:rsidRPr="005E2653">
        <w:rPr>
          <w:rFonts w:cs="Arial"/>
          <w:lang w:val="en-US"/>
        </w:rPr>
        <w:t xml:space="preserve"> </w:t>
      </w:r>
      <w:r w:rsidR="00014193" w:rsidRPr="005E2653">
        <w:rPr>
          <w:rFonts w:cs="Arial"/>
          <w:lang w:val="en-US"/>
        </w:rPr>
        <w:t>for</w:t>
      </w:r>
      <w:r w:rsidR="00E11482" w:rsidRPr="005E2653">
        <w:rPr>
          <w:rFonts w:cs="Arial"/>
          <w:lang w:val="en-US"/>
        </w:rPr>
        <w:t xml:space="preserve"> explaining SOC variation below </w:t>
      </w:r>
      <w:proofErr w:type="gramStart"/>
      <w:r w:rsidR="00E11482" w:rsidRPr="005E2653">
        <w:rPr>
          <w:rFonts w:cs="Arial"/>
          <w:lang w:val="en-US"/>
        </w:rPr>
        <w:t>5</w:t>
      </w:r>
      <w:proofErr w:type="gramEnd"/>
      <w:r w:rsidR="00E11482" w:rsidRPr="005E2653">
        <w:rPr>
          <w:rFonts w:cs="Arial"/>
          <w:lang w:val="en-US"/>
        </w:rPr>
        <w:t xml:space="preserve"> cm. Elevation, wetness index and insolation were good predictors among topographic variables</w:t>
      </w:r>
      <w:r w:rsidR="00861DB8">
        <w:rPr>
          <w:rFonts w:cs="Arial"/>
          <w:lang w:val="en-US"/>
        </w:rPr>
        <w:t xml:space="preserve"> and showed </w:t>
      </w:r>
      <w:r w:rsidR="00E11482" w:rsidRPr="005E2653">
        <w:rPr>
          <w:rFonts w:cs="Arial"/>
          <w:lang w:val="en-US"/>
        </w:rPr>
        <w:t xml:space="preserve">that the relative importance of terrain attributes for SOC spatial prediction increases with soil depth. When better accuracy is </w:t>
      </w:r>
      <w:r w:rsidR="00A4748D">
        <w:rPr>
          <w:rFonts w:cs="Arial"/>
          <w:lang w:val="en-US"/>
        </w:rPr>
        <w:t>required</w:t>
      </w:r>
      <w:r w:rsidR="00E11482" w:rsidRPr="005E2653">
        <w:rPr>
          <w:rFonts w:cs="Arial"/>
          <w:lang w:val="en-US"/>
        </w:rPr>
        <w:t xml:space="preserve">, including land cover and particle-size distribution covariates </w:t>
      </w:r>
      <w:proofErr w:type="gramStart"/>
      <w:r w:rsidR="00E11482" w:rsidRPr="005E2653">
        <w:rPr>
          <w:rFonts w:cs="Arial"/>
          <w:lang w:val="en-US"/>
        </w:rPr>
        <w:t>is recommended</w:t>
      </w:r>
      <w:proofErr w:type="gramEnd"/>
      <w:r w:rsidR="00E11482" w:rsidRPr="005E2653">
        <w:rPr>
          <w:rFonts w:cs="Arial"/>
          <w:lang w:val="en-US"/>
        </w:rPr>
        <w:t xml:space="preserve"> for the topmost layer (0-5 cm).</w:t>
      </w:r>
    </w:p>
    <w:bookmarkEnd w:id="13"/>
    <w:p w14:paraId="795F449B" w14:textId="5F678092" w:rsidR="00B826FB" w:rsidRPr="005E2653" w:rsidRDefault="00B826FB" w:rsidP="00B826FB">
      <w:pPr>
        <w:spacing w:line="240" w:lineRule="auto"/>
        <w:ind w:firstLine="0"/>
        <w:rPr>
          <w:rFonts w:cs="Arial"/>
          <w:lang w:val="en-US"/>
        </w:rPr>
      </w:pPr>
    </w:p>
    <w:p w14:paraId="20BC5C4C" w14:textId="77777777" w:rsidR="004E2FC9" w:rsidRPr="005E2653" w:rsidRDefault="004E2FC9" w:rsidP="00B826FB">
      <w:pPr>
        <w:spacing w:line="240" w:lineRule="auto"/>
        <w:ind w:firstLine="0"/>
        <w:rPr>
          <w:rFonts w:cs="Arial"/>
          <w:lang w:val="en-US"/>
        </w:rPr>
      </w:pPr>
    </w:p>
    <w:p w14:paraId="3CA5D0E3" w14:textId="4C71BF13" w:rsidR="00D2591E" w:rsidRPr="005E2653" w:rsidRDefault="00B826FB" w:rsidP="00B826FB">
      <w:pPr>
        <w:spacing w:line="240" w:lineRule="auto"/>
        <w:ind w:firstLine="0"/>
        <w:rPr>
          <w:rFonts w:cs="Arial"/>
          <w:lang w:val="en-US"/>
        </w:rPr>
      </w:pPr>
      <w:r w:rsidRPr="005E2653">
        <w:rPr>
          <w:rFonts w:cs="Arial"/>
          <w:b/>
          <w:lang w:val="en-US"/>
        </w:rPr>
        <w:t>Keywords:</w:t>
      </w:r>
      <w:r w:rsidRPr="005E2653">
        <w:rPr>
          <w:rFonts w:cs="Arial"/>
          <w:lang w:val="en-US"/>
        </w:rPr>
        <w:t xml:space="preserve"> Digital </w:t>
      </w:r>
      <w:r w:rsidR="00D2591E" w:rsidRPr="005E2653">
        <w:rPr>
          <w:rFonts w:cs="Arial"/>
          <w:lang w:val="en-US"/>
        </w:rPr>
        <w:t xml:space="preserve">Soil Mapping. </w:t>
      </w:r>
      <w:r w:rsidR="00A4748D">
        <w:rPr>
          <w:rFonts w:cs="Arial"/>
          <w:lang w:val="en-US"/>
        </w:rPr>
        <w:t xml:space="preserve">Farm Scale. </w:t>
      </w:r>
      <w:r w:rsidR="00D2591E" w:rsidRPr="005E2653">
        <w:rPr>
          <w:rFonts w:cs="Arial"/>
          <w:lang w:val="en-US"/>
        </w:rPr>
        <w:t>B</w:t>
      </w:r>
      <w:r w:rsidRPr="005E2653">
        <w:rPr>
          <w:rFonts w:cs="Arial"/>
          <w:lang w:val="en-US"/>
        </w:rPr>
        <w:t xml:space="preserve">oosted </w:t>
      </w:r>
      <w:r w:rsidR="00D2591E" w:rsidRPr="005E2653">
        <w:rPr>
          <w:rFonts w:cs="Arial"/>
          <w:lang w:val="en-US"/>
        </w:rPr>
        <w:t xml:space="preserve">Regression Trees. </w:t>
      </w:r>
      <w:r w:rsidR="004F6849">
        <w:rPr>
          <w:rFonts w:cs="Arial"/>
          <w:lang w:val="en-US"/>
        </w:rPr>
        <w:t>Covariates Selection</w:t>
      </w:r>
      <w:r w:rsidRPr="005E2653">
        <w:rPr>
          <w:rFonts w:cs="Arial"/>
          <w:lang w:val="en-US"/>
        </w:rPr>
        <w:t>.</w:t>
      </w:r>
    </w:p>
    <w:p w14:paraId="01744BD2" w14:textId="77777777" w:rsidR="00D2591E" w:rsidRPr="005E2653" w:rsidRDefault="00D2591E">
      <w:pPr>
        <w:spacing w:after="160" w:line="259" w:lineRule="auto"/>
        <w:ind w:firstLine="0"/>
        <w:jc w:val="left"/>
        <w:rPr>
          <w:rFonts w:cs="Arial"/>
          <w:lang w:val="en-US"/>
        </w:rPr>
      </w:pPr>
      <w:r w:rsidRPr="005E2653">
        <w:rPr>
          <w:rFonts w:cs="Arial"/>
          <w:lang w:val="en-US"/>
        </w:rPr>
        <w:br w:type="page"/>
      </w:r>
    </w:p>
    <w:p w14:paraId="051E0E5B" w14:textId="0CB47752" w:rsidR="00B826FB" w:rsidRPr="005E2653" w:rsidRDefault="0040068A" w:rsidP="0040068A">
      <w:pPr>
        <w:spacing w:line="240" w:lineRule="auto"/>
        <w:ind w:firstLine="0"/>
        <w:jc w:val="center"/>
        <w:rPr>
          <w:rFonts w:cs="Arial"/>
          <w:b/>
          <w:lang w:val="en-US"/>
        </w:rPr>
      </w:pPr>
      <w:r w:rsidRPr="005E2653">
        <w:rPr>
          <w:rFonts w:cs="Arial"/>
          <w:b/>
          <w:lang w:val="en-US"/>
        </w:rPr>
        <w:lastRenderedPageBreak/>
        <w:t>SUMÁRIO</w:t>
      </w:r>
    </w:p>
    <w:p w14:paraId="02522C5B" w14:textId="658A49D1" w:rsidR="0040068A" w:rsidRPr="005E2653" w:rsidRDefault="0040068A" w:rsidP="0040068A">
      <w:pPr>
        <w:spacing w:line="240" w:lineRule="auto"/>
        <w:ind w:firstLine="0"/>
        <w:jc w:val="center"/>
        <w:rPr>
          <w:rFonts w:cs="Arial"/>
          <w:b/>
          <w:lang w:val="en-US"/>
        </w:rPr>
      </w:pPr>
    </w:p>
    <w:p w14:paraId="053ED69C" w14:textId="77777777" w:rsidR="008C3542" w:rsidRPr="005E2653" w:rsidRDefault="008C3542" w:rsidP="0040068A">
      <w:pPr>
        <w:spacing w:line="240" w:lineRule="auto"/>
        <w:ind w:firstLine="0"/>
        <w:jc w:val="center"/>
        <w:rPr>
          <w:rFonts w:cs="Arial"/>
          <w:b/>
          <w:lang w:val="en-US"/>
        </w:rPr>
      </w:pPr>
    </w:p>
    <w:p w14:paraId="724CD5A9" w14:textId="71A37A17" w:rsidR="009655EB" w:rsidRDefault="008C3542">
      <w:pPr>
        <w:pStyle w:val="Sumrio1"/>
        <w:tabs>
          <w:tab w:val="right" w:leader="dot" w:pos="9062"/>
        </w:tabs>
        <w:rPr>
          <w:rFonts w:asciiTheme="minorHAnsi" w:eastAsiaTheme="minorEastAsia" w:hAnsiTheme="minorHAnsi" w:cstheme="minorBidi"/>
          <w:b w:val="0"/>
          <w:bCs w:val="0"/>
          <w:caps w:val="0"/>
          <w:noProof/>
          <w:sz w:val="22"/>
          <w:szCs w:val="22"/>
          <w:lang w:val="en-US"/>
        </w:rPr>
      </w:pPr>
      <w:r w:rsidRPr="005E2653">
        <w:rPr>
          <w:rFonts w:cs="Arial"/>
          <w:b w:val="0"/>
          <w:lang w:val="en-US"/>
        </w:rPr>
        <w:fldChar w:fldCharType="begin"/>
      </w:r>
      <w:r w:rsidRPr="005E2653">
        <w:rPr>
          <w:rFonts w:cs="Arial"/>
          <w:b w:val="0"/>
          <w:lang w:val="en-US"/>
        </w:rPr>
        <w:instrText xml:space="preserve"> TOC \o "1-3" \h \z \u </w:instrText>
      </w:r>
      <w:r w:rsidRPr="005E2653">
        <w:rPr>
          <w:rFonts w:cs="Arial"/>
          <w:b w:val="0"/>
          <w:lang w:val="en-US"/>
        </w:rPr>
        <w:fldChar w:fldCharType="separate"/>
      </w:r>
      <w:hyperlink w:anchor="_Toc518373189" w:history="1">
        <w:r w:rsidR="009655EB" w:rsidRPr="0079106D">
          <w:rPr>
            <w:rStyle w:val="Hyperlink"/>
            <w:rFonts w:cs="Arial"/>
            <w:noProof/>
          </w:rPr>
          <w:t>1 INTRODUÇÃO</w:t>
        </w:r>
        <w:r w:rsidR="009655EB">
          <w:rPr>
            <w:noProof/>
            <w:webHidden/>
          </w:rPr>
          <w:tab/>
        </w:r>
        <w:r w:rsidR="009655EB">
          <w:rPr>
            <w:noProof/>
            <w:webHidden/>
          </w:rPr>
          <w:fldChar w:fldCharType="begin"/>
        </w:r>
        <w:r w:rsidR="009655EB">
          <w:rPr>
            <w:noProof/>
            <w:webHidden/>
          </w:rPr>
          <w:instrText xml:space="preserve"> PAGEREF _Toc518373189 \h </w:instrText>
        </w:r>
        <w:r w:rsidR="009655EB">
          <w:rPr>
            <w:noProof/>
            <w:webHidden/>
          </w:rPr>
        </w:r>
        <w:r w:rsidR="009655EB">
          <w:rPr>
            <w:noProof/>
            <w:webHidden/>
          </w:rPr>
          <w:fldChar w:fldCharType="separate"/>
        </w:r>
        <w:r w:rsidR="00D912F4">
          <w:rPr>
            <w:noProof/>
            <w:webHidden/>
          </w:rPr>
          <w:t>7</w:t>
        </w:r>
        <w:r w:rsidR="009655EB">
          <w:rPr>
            <w:noProof/>
            <w:webHidden/>
          </w:rPr>
          <w:fldChar w:fldCharType="end"/>
        </w:r>
      </w:hyperlink>
    </w:p>
    <w:p w14:paraId="08ADA444" w14:textId="6F4FD7C1" w:rsidR="009655EB" w:rsidRDefault="00763884">
      <w:pPr>
        <w:pStyle w:val="Sumrio1"/>
        <w:tabs>
          <w:tab w:val="right" w:leader="dot" w:pos="9062"/>
        </w:tabs>
        <w:rPr>
          <w:rFonts w:asciiTheme="minorHAnsi" w:eastAsiaTheme="minorEastAsia" w:hAnsiTheme="minorHAnsi" w:cstheme="minorBidi"/>
          <w:b w:val="0"/>
          <w:bCs w:val="0"/>
          <w:caps w:val="0"/>
          <w:noProof/>
          <w:sz w:val="22"/>
          <w:szCs w:val="22"/>
          <w:lang w:val="en-US"/>
        </w:rPr>
      </w:pPr>
      <w:hyperlink w:anchor="_Toc518373190" w:history="1">
        <w:r w:rsidR="009655EB" w:rsidRPr="0079106D">
          <w:rPr>
            <w:rStyle w:val="Hyperlink"/>
            <w:rFonts w:cs="Arial"/>
            <w:noProof/>
          </w:rPr>
          <w:t>2 REVISÃO BIBLIOGRÁFICA</w:t>
        </w:r>
        <w:r w:rsidR="009655EB">
          <w:rPr>
            <w:noProof/>
            <w:webHidden/>
          </w:rPr>
          <w:tab/>
        </w:r>
        <w:r w:rsidR="009655EB">
          <w:rPr>
            <w:noProof/>
            <w:webHidden/>
          </w:rPr>
          <w:fldChar w:fldCharType="begin"/>
        </w:r>
        <w:r w:rsidR="009655EB">
          <w:rPr>
            <w:noProof/>
            <w:webHidden/>
          </w:rPr>
          <w:instrText xml:space="preserve"> PAGEREF _Toc518373190 \h </w:instrText>
        </w:r>
        <w:r w:rsidR="009655EB">
          <w:rPr>
            <w:noProof/>
            <w:webHidden/>
          </w:rPr>
        </w:r>
        <w:r w:rsidR="009655EB">
          <w:rPr>
            <w:noProof/>
            <w:webHidden/>
          </w:rPr>
          <w:fldChar w:fldCharType="separate"/>
        </w:r>
        <w:r w:rsidR="00D912F4">
          <w:rPr>
            <w:noProof/>
            <w:webHidden/>
          </w:rPr>
          <w:t>10</w:t>
        </w:r>
        <w:r w:rsidR="009655EB">
          <w:rPr>
            <w:noProof/>
            <w:webHidden/>
          </w:rPr>
          <w:fldChar w:fldCharType="end"/>
        </w:r>
      </w:hyperlink>
    </w:p>
    <w:p w14:paraId="08837F87" w14:textId="73369B33"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1" w:history="1">
        <w:r w:rsidR="009655EB" w:rsidRPr="0079106D">
          <w:rPr>
            <w:rStyle w:val="Hyperlink"/>
            <w:rFonts w:cs="Arial"/>
            <w:noProof/>
          </w:rPr>
          <w:t>2.1 VARIABILIDADE ESPACIAL DO SOLO</w:t>
        </w:r>
        <w:r w:rsidR="009655EB">
          <w:rPr>
            <w:noProof/>
            <w:webHidden/>
          </w:rPr>
          <w:tab/>
        </w:r>
        <w:r w:rsidR="009655EB">
          <w:rPr>
            <w:noProof/>
            <w:webHidden/>
          </w:rPr>
          <w:fldChar w:fldCharType="begin"/>
        </w:r>
        <w:r w:rsidR="009655EB">
          <w:rPr>
            <w:noProof/>
            <w:webHidden/>
          </w:rPr>
          <w:instrText xml:space="preserve"> PAGEREF _Toc518373191 \h </w:instrText>
        </w:r>
        <w:r w:rsidR="009655EB">
          <w:rPr>
            <w:noProof/>
            <w:webHidden/>
          </w:rPr>
        </w:r>
        <w:r w:rsidR="009655EB">
          <w:rPr>
            <w:noProof/>
            <w:webHidden/>
          </w:rPr>
          <w:fldChar w:fldCharType="separate"/>
        </w:r>
        <w:r w:rsidR="00D912F4">
          <w:rPr>
            <w:noProof/>
            <w:webHidden/>
          </w:rPr>
          <w:t>10</w:t>
        </w:r>
        <w:r w:rsidR="009655EB">
          <w:rPr>
            <w:noProof/>
            <w:webHidden/>
          </w:rPr>
          <w:fldChar w:fldCharType="end"/>
        </w:r>
      </w:hyperlink>
    </w:p>
    <w:p w14:paraId="37C001B6" w14:textId="6E3DB405"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2" w:history="1">
        <w:r w:rsidR="009655EB" w:rsidRPr="0079106D">
          <w:rPr>
            <w:rStyle w:val="Hyperlink"/>
            <w:rFonts w:cs="Arial"/>
            <w:noProof/>
          </w:rPr>
          <w:t>2.2 MAPEAMENTO DIGITAL DO COS</w:t>
        </w:r>
        <w:r w:rsidR="009655EB">
          <w:rPr>
            <w:noProof/>
            <w:webHidden/>
          </w:rPr>
          <w:tab/>
        </w:r>
        <w:r w:rsidR="009655EB">
          <w:rPr>
            <w:noProof/>
            <w:webHidden/>
          </w:rPr>
          <w:fldChar w:fldCharType="begin"/>
        </w:r>
        <w:r w:rsidR="009655EB">
          <w:rPr>
            <w:noProof/>
            <w:webHidden/>
          </w:rPr>
          <w:instrText xml:space="preserve"> PAGEREF _Toc518373192 \h </w:instrText>
        </w:r>
        <w:r w:rsidR="009655EB">
          <w:rPr>
            <w:noProof/>
            <w:webHidden/>
          </w:rPr>
        </w:r>
        <w:r w:rsidR="009655EB">
          <w:rPr>
            <w:noProof/>
            <w:webHidden/>
          </w:rPr>
          <w:fldChar w:fldCharType="separate"/>
        </w:r>
        <w:r w:rsidR="00D912F4">
          <w:rPr>
            <w:noProof/>
            <w:webHidden/>
          </w:rPr>
          <w:t>11</w:t>
        </w:r>
        <w:r w:rsidR="009655EB">
          <w:rPr>
            <w:noProof/>
            <w:webHidden/>
          </w:rPr>
          <w:fldChar w:fldCharType="end"/>
        </w:r>
      </w:hyperlink>
    </w:p>
    <w:p w14:paraId="5C0E6846" w14:textId="5EA3EB03"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3" w:history="1">
        <w:r w:rsidR="009655EB" w:rsidRPr="0079106D">
          <w:rPr>
            <w:rStyle w:val="Hyperlink"/>
            <w:rFonts w:cs="Arial"/>
            <w:noProof/>
          </w:rPr>
          <w:t xml:space="preserve">2.3 </w:t>
        </w:r>
        <w:r w:rsidR="009655EB" w:rsidRPr="0079106D">
          <w:rPr>
            <w:rStyle w:val="Hyperlink"/>
            <w:rFonts w:cs="Arial"/>
            <w:i/>
            <w:noProof/>
          </w:rPr>
          <w:t>BOOSTED REGRESSION TREES</w:t>
        </w:r>
        <w:r w:rsidR="009655EB">
          <w:rPr>
            <w:noProof/>
            <w:webHidden/>
          </w:rPr>
          <w:tab/>
        </w:r>
        <w:r w:rsidR="009655EB">
          <w:rPr>
            <w:noProof/>
            <w:webHidden/>
          </w:rPr>
          <w:fldChar w:fldCharType="begin"/>
        </w:r>
        <w:r w:rsidR="009655EB">
          <w:rPr>
            <w:noProof/>
            <w:webHidden/>
          </w:rPr>
          <w:instrText xml:space="preserve"> PAGEREF _Toc518373193 \h </w:instrText>
        </w:r>
        <w:r w:rsidR="009655EB">
          <w:rPr>
            <w:noProof/>
            <w:webHidden/>
          </w:rPr>
        </w:r>
        <w:r w:rsidR="009655EB">
          <w:rPr>
            <w:noProof/>
            <w:webHidden/>
          </w:rPr>
          <w:fldChar w:fldCharType="separate"/>
        </w:r>
        <w:r w:rsidR="00D912F4">
          <w:rPr>
            <w:noProof/>
            <w:webHidden/>
          </w:rPr>
          <w:t>15</w:t>
        </w:r>
        <w:r w:rsidR="009655EB">
          <w:rPr>
            <w:noProof/>
            <w:webHidden/>
          </w:rPr>
          <w:fldChar w:fldCharType="end"/>
        </w:r>
      </w:hyperlink>
    </w:p>
    <w:p w14:paraId="2FC3385F" w14:textId="12C720E2" w:rsidR="009655EB" w:rsidRDefault="00763884">
      <w:pPr>
        <w:pStyle w:val="Sumrio1"/>
        <w:tabs>
          <w:tab w:val="right" w:leader="dot" w:pos="9062"/>
        </w:tabs>
        <w:rPr>
          <w:rFonts w:asciiTheme="minorHAnsi" w:eastAsiaTheme="minorEastAsia" w:hAnsiTheme="minorHAnsi" w:cstheme="minorBidi"/>
          <w:b w:val="0"/>
          <w:bCs w:val="0"/>
          <w:caps w:val="0"/>
          <w:noProof/>
          <w:sz w:val="22"/>
          <w:szCs w:val="22"/>
          <w:lang w:val="en-US"/>
        </w:rPr>
      </w:pPr>
      <w:hyperlink w:anchor="_Toc518373194" w:history="1">
        <w:r w:rsidR="009655EB" w:rsidRPr="0079106D">
          <w:rPr>
            <w:rStyle w:val="Hyperlink"/>
            <w:rFonts w:cs="Arial"/>
            <w:noProof/>
          </w:rPr>
          <w:t>3 MATERIAL E MÉTODOS</w:t>
        </w:r>
        <w:r w:rsidR="009655EB">
          <w:rPr>
            <w:noProof/>
            <w:webHidden/>
          </w:rPr>
          <w:tab/>
        </w:r>
        <w:r w:rsidR="009655EB">
          <w:rPr>
            <w:noProof/>
            <w:webHidden/>
          </w:rPr>
          <w:fldChar w:fldCharType="begin"/>
        </w:r>
        <w:r w:rsidR="009655EB">
          <w:rPr>
            <w:noProof/>
            <w:webHidden/>
          </w:rPr>
          <w:instrText xml:space="preserve"> PAGEREF _Toc518373194 \h </w:instrText>
        </w:r>
        <w:r w:rsidR="009655EB">
          <w:rPr>
            <w:noProof/>
            <w:webHidden/>
          </w:rPr>
        </w:r>
        <w:r w:rsidR="009655EB">
          <w:rPr>
            <w:noProof/>
            <w:webHidden/>
          </w:rPr>
          <w:fldChar w:fldCharType="separate"/>
        </w:r>
        <w:r w:rsidR="00D912F4">
          <w:rPr>
            <w:noProof/>
            <w:webHidden/>
          </w:rPr>
          <w:t>17</w:t>
        </w:r>
        <w:r w:rsidR="009655EB">
          <w:rPr>
            <w:noProof/>
            <w:webHidden/>
          </w:rPr>
          <w:fldChar w:fldCharType="end"/>
        </w:r>
      </w:hyperlink>
    </w:p>
    <w:p w14:paraId="6F566069" w14:textId="0697206A"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5" w:history="1">
        <w:r w:rsidR="009655EB" w:rsidRPr="0079106D">
          <w:rPr>
            <w:rStyle w:val="Hyperlink"/>
            <w:rFonts w:cs="Arial"/>
            <w:noProof/>
          </w:rPr>
          <w:t>3.1 ÁREA DE ESTUDO</w:t>
        </w:r>
        <w:r w:rsidR="009655EB">
          <w:rPr>
            <w:noProof/>
            <w:webHidden/>
          </w:rPr>
          <w:tab/>
        </w:r>
        <w:r w:rsidR="009655EB">
          <w:rPr>
            <w:noProof/>
            <w:webHidden/>
          </w:rPr>
          <w:fldChar w:fldCharType="begin"/>
        </w:r>
        <w:r w:rsidR="009655EB">
          <w:rPr>
            <w:noProof/>
            <w:webHidden/>
          </w:rPr>
          <w:instrText xml:space="preserve"> PAGEREF _Toc518373195 \h </w:instrText>
        </w:r>
        <w:r w:rsidR="009655EB">
          <w:rPr>
            <w:noProof/>
            <w:webHidden/>
          </w:rPr>
        </w:r>
        <w:r w:rsidR="009655EB">
          <w:rPr>
            <w:noProof/>
            <w:webHidden/>
          </w:rPr>
          <w:fldChar w:fldCharType="separate"/>
        </w:r>
        <w:r w:rsidR="00D912F4">
          <w:rPr>
            <w:noProof/>
            <w:webHidden/>
          </w:rPr>
          <w:t>17</w:t>
        </w:r>
        <w:r w:rsidR="009655EB">
          <w:rPr>
            <w:noProof/>
            <w:webHidden/>
          </w:rPr>
          <w:fldChar w:fldCharType="end"/>
        </w:r>
      </w:hyperlink>
    </w:p>
    <w:p w14:paraId="5FBD9C6C" w14:textId="51FAD638"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6" w:history="1">
        <w:r w:rsidR="009655EB" w:rsidRPr="0079106D">
          <w:rPr>
            <w:rStyle w:val="Hyperlink"/>
            <w:rFonts w:cs="Arial"/>
            <w:noProof/>
          </w:rPr>
          <w:t>3.2 AMOSTRAGEM DO SOLO</w:t>
        </w:r>
        <w:r w:rsidR="009655EB">
          <w:rPr>
            <w:noProof/>
            <w:webHidden/>
          </w:rPr>
          <w:tab/>
        </w:r>
        <w:r w:rsidR="009655EB">
          <w:rPr>
            <w:noProof/>
            <w:webHidden/>
          </w:rPr>
          <w:fldChar w:fldCharType="begin"/>
        </w:r>
        <w:r w:rsidR="009655EB">
          <w:rPr>
            <w:noProof/>
            <w:webHidden/>
          </w:rPr>
          <w:instrText xml:space="preserve"> PAGEREF _Toc518373196 \h </w:instrText>
        </w:r>
        <w:r w:rsidR="009655EB">
          <w:rPr>
            <w:noProof/>
            <w:webHidden/>
          </w:rPr>
        </w:r>
        <w:r w:rsidR="009655EB">
          <w:rPr>
            <w:noProof/>
            <w:webHidden/>
          </w:rPr>
          <w:fldChar w:fldCharType="separate"/>
        </w:r>
        <w:r w:rsidR="00D912F4">
          <w:rPr>
            <w:noProof/>
            <w:webHidden/>
          </w:rPr>
          <w:t>17</w:t>
        </w:r>
        <w:r w:rsidR="009655EB">
          <w:rPr>
            <w:noProof/>
            <w:webHidden/>
          </w:rPr>
          <w:fldChar w:fldCharType="end"/>
        </w:r>
      </w:hyperlink>
    </w:p>
    <w:p w14:paraId="0826B3E1" w14:textId="50E3E943"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7" w:history="1">
        <w:r w:rsidR="009655EB" w:rsidRPr="0079106D">
          <w:rPr>
            <w:rStyle w:val="Hyperlink"/>
            <w:rFonts w:cs="Arial"/>
            <w:noProof/>
          </w:rPr>
          <w:t>3.3 ANÁLISES LABORATORIAIS</w:t>
        </w:r>
        <w:r w:rsidR="009655EB">
          <w:rPr>
            <w:noProof/>
            <w:webHidden/>
          </w:rPr>
          <w:tab/>
        </w:r>
        <w:r w:rsidR="009655EB">
          <w:rPr>
            <w:noProof/>
            <w:webHidden/>
          </w:rPr>
          <w:fldChar w:fldCharType="begin"/>
        </w:r>
        <w:r w:rsidR="009655EB">
          <w:rPr>
            <w:noProof/>
            <w:webHidden/>
          </w:rPr>
          <w:instrText xml:space="preserve"> PAGEREF _Toc518373197 \h </w:instrText>
        </w:r>
        <w:r w:rsidR="009655EB">
          <w:rPr>
            <w:noProof/>
            <w:webHidden/>
          </w:rPr>
        </w:r>
        <w:r w:rsidR="009655EB">
          <w:rPr>
            <w:noProof/>
            <w:webHidden/>
          </w:rPr>
          <w:fldChar w:fldCharType="separate"/>
        </w:r>
        <w:r w:rsidR="00D912F4">
          <w:rPr>
            <w:noProof/>
            <w:webHidden/>
          </w:rPr>
          <w:t>18</w:t>
        </w:r>
        <w:r w:rsidR="009655EB">
          <w:rPr>
            <w:noProof/>
            <w:webHidden/>
          </w:rPr>
          <w:fldChar w:fldCharType="end"/>
        </w:r>
      </w:hyperlink>
    </w:p>
    <w:p w14:paraId="4FCF6DA5" w14:textId="779A9FB4"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198" w:history="1">
        <w:r w:rsidR="009655EB" w:rsidRPr="0079106D">
          <w:rPr>
            <w:rStyle w:val="Hyperlink"/>
            <w:rFonts w:cs="Arial"/>
            <w:noProof/>
          </w:rPr>
          <w:t>3.4 COVARIÁVEIS AMBIENTAIS</w:t>
        </w:r>
        <w:r w:rsidR="009655EB">
          <w:rPr>
            <w:noProof/>
            <w:webHidden/>
          </w:rPr>
          <w:tab/>
        </w:r>
        <w:r w:rsidR="009655EB">
          <w:rPr>
            <w:noProof/>
            <w:webHidden/>
          </w:rPr>
          <w:fldChar w:fldCharType="begin"/>
        </w:r>
        <w:r w:rsidR="009655EB">
          <w:rPr>
            <w:noProof/>
            <w:webHidden/>
          </w:rPr>
          <w:instrText xml:space="preserve"> PAGEREF _Toc518373198 \h </w:instrText>
        </w:r>
        <w:r w:rsidR="009655EB">
          <w:rPr>
            <w:noProof/>
            <w:webHidden/>
          </w:rPr>
        </w:r>
        <w:r w:rsidR="009655EB">
          <w:rPr>
            <w:noProof/>
            <w:webHidden/>
          </w:rPr>
          <w:fldChar w:fldCharType="separate"/>
        </w:r>
        <w:r w:rsidR="00D912F4">
          <w:rPr>
            <w:noProof/>
            <w:webHidden/>
          </w:rPr>
          <w:t>19</w:t>
        </w:r>
        <w:r w:rsidR="009655EB">
          <w:rPr>
            <w:noProof/>
            <w:webHidden/>
          </w:rPr>
          <w:fldChar w:fldCharType="end"/>
        </w:r>
      </w:hyperlink>
    </w:p>
    <w:p w14:paraId="63AE218A" w14:textId="1868E4F8" w:rsidR="009655EB" w:rsidRDefault="00763884">
      <w:pPr>
        <w:pStyle w:val="Sumrio3"/>
        <w:tabs>
          <w:tab w:val="right" w:leader="dot" w:pos="9062"/>
        </w:tabs>
        <w:rPr>
          <w:rFonts w:asciiTheme="minorHAnsi" w:eastAsiaTheme="minorEastAsia" w:hAnsiTheme="minorHAnsi" w:cstheme="minorBidi"/>
          <w:b w:val="0"/>
          <w:noProof/>
          <w:sz w:val="22"/>
          <w:szCs w:val="22"/>
          <w:lang w:val="en-US"/>
        </w:rPr>
      </w:pPr>
      <w:hyperlink w:anchor="_Toc518373199" w:history="1">
        <w:r w:rsidR="009655EB" w:rsidRPr="0079106D">
          <w:rPr>
            <w:rStyle w:val="Hyperlink"/>
            <w:rFonts w:cs="Arial"/>
            <w:noProof/>
          </w:rPr>
          <w:t>3.4.1 Variáveis topográficas</w:t>
        </w:r>
        <w:r w:rsidR="009655EB">
          <w:rPr>
            <w:noProof/>
            <w:webHidden/>
          </w:rPr>
          <w:tab/>
        </w:r>
        <w:r w:rsidR="009655EB">
          <w:rPr>
            <w:noProof/>
            <w:webHidden/>
          </w:rPr>
          <w:fldChar w:fldCharType="begin"/>
        </w:r>
        <w:r w:rsidR="009655EB">
          <w:rPr>
            <w:noProof/>
            <w:webHidden/>
          </w:rPr>
          <w:instrText xml:space="preserve"> PAGEREF _Toc518373199 \h </w:instrText>
        </w:r>
        <w:r w:rsidR="009655EB">
          <w:rPr>
            <w:noProof/>
            <w:webHidden/>
          </w:rPr>
        </w:r>
        <w:r w:rsidR="009655EB">
          <w:rPr>
            <w:noProof/>
            <w:webHidden/>
          </w:rPr>
          <w:fldChar w:fldCharType="separate"/>
        </w:r>
        <w:r w:rsidR="00D912F4">
          <w:rPr>
            <w:noProof/>
            <w:webHidden/>
          </w:rPr>
          <w:t>20</w:t>
        </w:r>
        <w:r w:rsidR="009655EB">
          <w:rPr>
            <w:noProof/>
            <w:webHidden/>
          </w:rPr>
          <w:fldChar w:fldCharType="end"/>
        </w:r>
      </w:hyperlink>
    </w:p>
    <w:p w14:paraId="2A4999BB" w14:textId="1AB72B77" w:rsidR="009655EB" w:rsidRDefault="00763884">
      <w:pPr>
        <w:pStyle w:val="Sumrio3"/>
        <w:tabs>
          <w:tab w:val="right" w:leader="dot" w:pos="9062"/>
        </w:tabs>
        <w:rPr>
          <w:rFonts w:asciiTheme="minorHAnsi" w:eastAsiaTheme="minorEastAsia" w:hAnsiTheme="minorHAnsi" w:cstheme="minorBidi"/>
          <w:b w:val="0"/>
          <w:noProof/>
          <w:sz w:val="22"/>
          <w:szCs w:val="22"/>
          <w:lang w:val="en-US"/>
        </w:rPr>
      </w:pPr>
      <w:hyperlink w:anchor="_Toc518373200" w:history="1">
        <w:r w:rsidR="009655EB" w:rsidRPr="0079106D">
          <w:rPr>
            <w:rStyle w:val="Hyperlink"/>
            <w:rFonts w:cs="Arial"/>
            <w:noProof/>
          </w:rPr>
          <w:t>3.4.2 Cobertura do solo</w:t>
        </w:r>
        <w:r w:rsidR="009655EB">
          <w:rPr>
            <w:noProof/>
            <w:webHidden/>
          </w:rPr>
          <w:tab/>
        </w:r>
        <w:r w:rsidR="009655EB">
          <w:rPr>
            <w:noProof/>
            <w:webHidden/>
          </w:rPr>
          <w:fldChar w:fldCharType="begin"/>
        </w:r>
        <w:r w:rsidR="009655EB">
          <w:rPr>
            <w:noProof/>
            <w:webHidden/>
          </w:rPr>
          <w:instrText xml:space="preserve"> PAGEREF _Toc518373200 \h </w:instrText>
        </w:r>
        <w:r w:rsidR="009655EB">
          <w:rPr>
            <w:noProof/>
            <w:webHidden/>
          </w:rPr>
        </w:r>
        <w:r w:rsidR="009655EB">
          <w:rPr>
            <w:noProof/>
            <w:webHidden/>
          </w:rPr>
          <w:fldChar w:fldCharType="separate"/>
        </w:r>
        <w:r w:rsidR="00D912F4">
          <w:rPr>
            <w:noProof/>
            <w:webHidden/>
          </w:rPr>
          <w:t>22</w:t>
        </w:r>
        <w:r w:rsidR="009655EB">
          <w:rPr>
            <w:noProof/>
            <w:webHidden/>
          </w:rPr>
          <w:fldChar w:fldCharType="end"/>
        </w:r>
      </w:hyperlink>
    </w:p>
    <w:p w14:paraId="649B524E" w14:textId="49550187" w:rsidR="009655EB" w:rsidRDefault="00763884">
      <w:pPr>
        <w:pStyle w:val="Sumrio3"/>
        <w:tabs>
          <w:tab w:val="right" w:leader="dot" w:pos="9062"/>
        </w:tabs>
        <w:rPr>
          <w:rFonts w:asciiTheme="minorHAnsi" w:eastAsiaTheme="minorEastAsia" w:hAnsiTheme="minorHAnsi" w:cstheme="minorBidi"/>
          <w:b w:val="0"/>
          <w:noProof/>
          <w:sz w:val="22"/>
          <w:szCs w:val="22"/>
          <w:lang w:val="en-US"/>
        </w:rPr>
      </w:pPr>
      <w:hyperlink w:anchor="_Toc518373201" w:history="1">
        <w:r w:rsidR="009655EB" w:rsidRPr="0079106D">
          <w:rPr>
            <w:rStyle w:val="Hyperlink"/>
            <w:rFonts w:cs="Arial"/>
            <w:noProof/>
          </w:rPr>
          <w:t>3.4.3 Granulometria do solo</w:t>
        </w:r>
        <w:r w:rsidR="009655EB">
          <w:rPr>
            <w:noProof/>
            <w:webHidden/>
          </w:rPr>
          <w:tab/>
        </w:r>
        <w:r w:rsidR="009655EB">
          <w:rPr>
            <w:noProof/>
            <w:webHidden/>
          </w:rPr>
          <w:fldChar w:fldCharType="begin"/>
        </w:r>
        <w:r w:rsidR="009655EB">
          <w:rPr>
            <w:noProof/>
            <w:webHidden/>
          </w:rPr>
          <w:instrText xml:space="preserve"> PAGEREF _Toc518373201 \h </w:instrText>
        </w:r>
        <w:r w:rsidR="009655EB">
          <w:rPr>
            <w:noProof/>
            <w:webHidden/>
          </w:rPr>
        </w:r>
        <w:r w:rsidR="009655EB">
          <w:rPr>
            <w:noProof/>
            <w:webHidden/>
          </w:rPr>
          <w:fldChar w:fldCharType="separate"/>
        </w:r>
        <w:r w:rsidR="00D912F4">
          <w:rPr>
            <w:noProof/>
            <w:webHidden/>
          </w:rPr>
          <w:t>23</w:t>
        </w:r>
        <w:r w:rsidR="009655EB">
          <w:rPr>
            <w:noProof/>
            <w:webHidden/>
          </w:rPr>
          <w:fldChar w:fldCharType="end"/>
        </w:r>
      </w:hyperlink>
    </w:p>
    <w:p w14:paraId="35B15D18" w14:textId="719AA1F2"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2" w:history="1">
        <w:r w:rsidR="009655EB" w:rsidRPr="0079106D">
          <w:rPr>
            <w:rStyle w:val="Hyperlink"/>
            <w:rFonts w:cs="Arial"/>
            <w:noProof/>
          </w:rPr>
          <w:t>3.5 EXTRAÇÃO DAS COVARIÁVEIS PARA OS PONTOS DE AMOSTRAGEM</w:t>
        </w:r>
        <w:r w:rsidR="009655EB">
          <w:rPr>
            <w:noProof/>
            <w:webHidden/>
          </w:rPr>
          <w:tab/>
        </w:r>
        <w:r w:rsidR="009655EB">
          <w:rPr>
            <w:noProof/>
            <w:webHidden/>
          </w:rPr>
          <w:fldChar w:fldCharType="begin"/>
        </w:r>
        <w:r w:rsidR="009655EB">
          <w:rPr>
            <w:noProof/>
            <w:webHidden/>
          </w:rPr>
          <w:instrText xml:space="preserve"> PAGEREF _Toc518373202 \h </w:instrText>
        </w:r>
        <w:r w:rsidR="009655EB">
          <w:rPr>
            <w:noProof/>
            <w:webHidden/>
          </w:rPr>
        </w:r>
        <w:r w:rsidR="009655EB">
          <w:rPr>
            <w:noProof/>
            <w:webHidden/>
          </w:rPr>
          <w:fldChar w:fldCharType="separate"/>
        </w:r>
        <w:r w:rsidR="00D912F4">
          <w:rPr>
            <w:noProof/>
            <w:webHidden/>
          </w:rPr>
          <w:t>26</w:t>
        </w:r>
        <w:r w:rsidR="009655EB">
          <w:rPr>
            <w:noProof/>
            <w:webHidden/>
          </w:rPr>
          <w:fldChar w:fldCharType="end"/>
        </w:r>
      </w:hyperlink>
    </w:p>
    <w:p w14:paraId="704D24A1" w14:textId="44044849"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3" w:history="1">
        <w:r w:rsidR="009655EB" w:rsidRPr="0079106D">
          <w:rPr>
            <w:rStyle w:val="Hyperlink"/>
            <w:rFonts w:cs="Arial"/>
            <w:noProof/>
          </w:rPr>
          <w:t>3.6 PREDIÇÃO ESPACIAL DO COS</w:t>
        </w:r>
        <w:r w:rsidR="009655EB">
          <w:rPr>
            <w:noProof/>
            <w:webHidden/>
          </w:rPr>
          <w:tab/>
        </w:r>
        <w:r w:rsidR="009655EB">
          <w:rPr>
            <w:noProof/>
            <w:webHidden/>
          </w:rPr>
          <w:fldChar w:fldCharType="begin"/>
        </w:r>
        <w:r w:rsidR="009655EB">
          <w:rPr>
            <w:noProof/>
            <w:webHidden/>
          </w:rPr>
          <w:instrText xml:space="preserve"> PAGEREF _Toc518373203 \h </w:instrText>
        </w:r>
        <w:r w:rsidR="009655EB">
          <w:rPr>
            <w:noProof/>
            <w:webHidden/>
          </w:rPr>
        </w:r>
        <w:r w:rsidR="009655EB">
          <w:rPr>
            <w:noProof/>
            <w:webHidden/>
          </w:rPr>
          <w:fldChar w:fldCharType="separate"/>
        </w:r>
        <w:r w:rsidR="00D912F4">
          <w:rPr>
            <w:noProof/>
            <w:webHidden/>
          </w:rPr>
          <w:t>27</w:t>
        </w:r>
        <w:r w:rsidR="009655EB">
          <w:rPr>
            <w:noProof/>
            <w:webHidden/>
          </w:rPr>
          <w:fldChar w:fldCharType="end"/>
        </w:r>
      </w:hyperlink>
    </w:p>
    <w:p w14:paraId="5A831632" w14:textId="44F7514F" w:rsidR="009655EB" w:rsidRDefault="00763884">
      <w:pPr>
        <w:pStyle w:val="Sumrio1"/>
        <w:tabs>
          <w:tab w:val="right" w:leader="dot" w:pos="9062"/>
        </w:tabs>
        <w:rPr>
          <w:rFonts w:asciiTheme="minorHAnsi" w:eastAsiaTheme="minorEastAsia" w:hAnsiTheme="minorHAnsi" w:cstheme="minorBidi"/>
          <w:b w:val="0"/>
          <w:bCs w:val="0"/>
          <w:caps w:val="0"/>
          <w:noProof/>
          <w:sz w:val="22"/>
          <w:szCs w:val="22"/>
          <w:lang w:val="en-US"/>
        </w:rPr>
      </w:pPr>
      <w:hyperlink w:anchor="_Toc518373204" w:history="1">
        <w:r w:rsidR="009655EB" w:rsidRPr="0079106D">
          <w:rPr>
            <w:rStyle w:val="Hyperlink"/>
            <w:rFonts w:cs="Arial"/>
            <w:noProof/>
          </w:rPr>
          <w:t>4 RESULTADOS E DISCUSSÃO</w:t>
        </w:r>
        <w:r w:rsidR="009655EB">
          <w:rPr>
            <w:noProof/>
            <w:webHidden/>
          </w:rPr>
          <w:tab/>
        </w:r>
        <w:r w:rsidR="009655EB">
          <w:rPr>
            <w:noProof/>
            <w:webHidden/>
          </w:rPr>
          <w:fldChar w:fldCharType="begin"/>
        </w:r>
        <w:r w:rsidR="009655EB">
          <w:rPr>
            <w:noProof/>
            <w:webHidden/>
          </w:rPr>
          <w:instrText xml:space="preserve"> PAGEREF _Toc518373204 \h </w:instrText>
        </w:r>
        <w:r w:rsidR="009655EB">
          <w:rPr>
            <w:noProof/>
            <w:webHidden/>
          </w:rPr>
        </w:r>
        <w:r w:rsidR="009655EB">
          <w:rPr>
            <w:noProof/>
            <w:webHidden/>
          </w:rPr>
          <w:fldChar w:fldCharType="separate"/>
        </w:r>
        <w:r w:rsidR="00D912F4">
          <w:rPr>
            <w:noProof/>
            <w:webHidden/>
          </w:rPr>
          <w:t>29</w:t>
        </w:r>
        <w:r w:rsidR="009655EB">
          <w:rPr>
            <w:noProof/>
            <w:webHidden/>
          </w:rPr>
          <w:fldChar w:fldCharType="end"/>
        </w:r>
      </w:hyperlink>
    </w:p>
    <w:p w14:paraId="71F7509B" w14:textId="46A5A64A"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5" w:history="1">
        <w:r w:rsidR="009655EB" w:rsidRPr="0079106D">
          <w:rPr>
            <w:rStyle w:val="Hyperlink"/>
            <w:noProof/>
          </w:rPr>
          <w:t>4.1 DISTRIBUIÇÃO DOS VALORES DE COS NAS AMOSTRAS DE SOLO</w:t>
        </w:r>
        <w:r w:rsidR="009655EB">
          <w:rPr>
            <w:noProof/>
            <w:webHidden/>
          </w:rPr>
          <w:tab/>
        </w:r>
        <w:r w:rsidR="009655EB">
          <w:rPr>
            <w:noProof/>
            <w:webHidden/>
          </w:rPr>
          <w:fldChar w:fldCharType="begin"/>
        </w:r>
        <w:r w:rsidR="009655EB">
          <w:rPr>
            <w:noProof/>
            <w:webHidden/>
          </w:rPr>
          <w:instrText xml:space="preserve"> PAGEREF _Toc518373205 \h </w:instrText>
        </w:r>
        <w:r w:rsidR="009655EB">
          <w:rPr>
            <w:noProof/>
            <w:webHidden/>
          </w:rPr>
        </w:r>
        <w:r w:rsidR="009655EB">
          <w:rPr>
            <w:noProof/>
            <w:webHidden/>
          </w:rPr>
          <w:fldChar w:fldCharType="separate"/>
        </w:r>
        <w:r w:rsidR="00D912F4">
          <w:rPr>
            <w:noProof/>
            <w:webHidden/>
          </w:rPr>
          <w:t>29</w:t>
        </w:r>
        <w:r w:rsidR="009655EB">
          <w:rPr>
            <w:noProof/>
            <w:webHidden/>
          </w:rPr>
          <w:fldChar w:fldCharType="end"/>
        </w:r>
      </w:hyperlink>
    </w:p>
    <w:p w14:paraId="37DC3F59" w14:textId="20DB3111"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6" w:history="1">
        <w:r w:rsidR="009655EB" w:rsidRPr="0079106D">
          <w:rPr>
            <w:rStyle w:val="Hyperlink"/>
            <w:noProof/>
          </w:rPr>
          <w:t>4.2 CORRELAÇÃO ENTRE O COS E AS COVARIÁVEIS AMBIENTAIS</w:t>
        </w:r>
        <w:r w:rsidR="009655EB">
          <w:rPr>
            <w:noProof/>
            <w:webHidden/>
          </w:rPr>
          <w:tab/>
        </w:r>
        <w:r w:rsidR="009655EB">
          <w:rPr>
            <w:noProof/>
            <w:webHidden/>
          </w:rPr>
          <w:fldChar w:fldCharType="begin"/>
        </w:r>
        <w:r w:rsidR="009655EB">
          <w:rPr>
            <w:noProof/>
            <w:webHidden/>
          </w:rPr>
          <w:instrText xml:space="preserve"> PAGEREF _Toc518373206 \h </w:instrText>
        </w:r>
        <w:r w:rsidR="009655EB">
          <w:rPr>
            <w:noProof/>
            <w:webHidden/>
          </w:rPr>
        </w:r>
        <w:r w:rsidR="009655EB">
          <w:rPr>
            <w:noProof/>
            <w:webHidden/>
          </w:rPr>
          <w:fldChar w:fldCharType="separate"/>
        </w:r>
        <w:r w:rsidR="00D912F4">
          <w:rPr>
            <w:noProof/>
            <w:webHidden/>
          </w:rPr>
          <w:t>30</w:t>
        </w:r>
        <w:r w:rsidR="009655EB">
          <w:rPr>
            <w:noProof/>
            <w:webHidden/>
          </w:rPr>
          <w:fldChar w:fldCharType="end"/>
        </w:r>
      </w:hyperlink>
    </w:p>
    <w:p w14:paraId="177708AF" w14:textId="648C0F18"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7" w:history="1">
        <w:r w:rsidR="009655EB" w:rsidRPr="0079106D">
          <w:rPr>
            <w:rStyle w:val="Hyperlink"/>
            <w:noProof/>
          </w:rPr>
          <w:t>4.3 DESEMPENHO DOS MODELOS NA PREDIÇÃO DO COS</w:t>
        </w:r>
        <w:r w:rsidR="009655EB">
          <w:rPr>
            <w:noProof/>
            <w:webHidden/>
          </w:rPr>
          <w:tab/>
        </w:r>
        <w:r w:rsidR="009655EB">
          <w:rPr>
            <w:noProof/>
            <w:webHidden/>
          </w:rPr>
          <w:fldChar w:fldCharType="begin"/>
        </w:r>
        <w:r w:rsidR="009655EB">
          <w:rPr>
            <w:noProof/>
            <w:webHidden/>
          </w:rPr>
          <w:instrText xml:space="preserve"> PAGEREF _Toc518373207 \h </w:instrText>
        </w:r>
        <w:r w:rsidR="009655EB">
          <w:rPr>
            <w:noProof/>
            <w:webHidden/>
          </w:rPr>
        </w:r>
        <w:r w:rsidR="009655EB">
          <w:rPr>
            <w:noProof/>
            <w:webHidden/>
          </w:rPr>
          <w:fldChar w:fldCharType="separate"/>
        </w:r>
        <w:r w:rsidR="00D912F4">
          <w:rPr>
            <w:noProof/>
            <w:webHidden/>
          </w:rPr>
          <w:t>33</w:t>
        </w:r>
        <w:r w:rsidR="009655EB">
          <w:rPr>
            <w:noProof/>
            <w:webHidden/>
          </w:rPr>
          <w:fldChar w:fldCharType="end"/>
        </w:r>
      </w:hyperlink>
    </w:p>
    <w:p w14:paraId="4C94E2C3" w14:textId="6B5D2D42"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8" w:history="1">
        <w:r w:rsidR="009655EB" w:rsidRPr="0079106D">
          <w:rPr>
            <w:rStyle w:val="Hyperlink"/>
            <w:noProof/>
          </w:rPr>
          <w:t>4.4 IMPORTÂNCIA RELATIVA DAS COVARIÁVEIS</w:t>
        </w:r>
        <w:r w:rsidR="009655EB">
          <w:rPr>
            <w:noProof/>
            <w:webHidden/>
          </w:rPr>
          <w:tab/>
        </w:r>
        <w:r w:rsidR="009655EB">
          <w:rPr>
            <w:noProof/>
            <w:webHidden/>
          </w:rPr>
          <w:fldChar w:fldCharType="begin"/>
        </w:r>
        <w:r w:rsidR="009655EB">
          <w:rPr>
            <w:noProof/>
            <w:webHidden/>
          </w:rPr>
          <w:instrText xml:space="preserve"> PAGEREF _Toc518373208 \h </w:instrText>
        </w:r>
        <w:r w:rsidR="009655EB">
          <w:rPr>
            <w:noProof/>
            <w:webHidden/>
          </w:rPr>
        </w:r>
        <w:r w:rsidR="009655EB">
          <w:rPr>
            <w:noProof/>
            <w:webHidden/>
          </w:rPr>
          <w:fldChar w:fldCharType="separate"/>
        </w:r>
        <w:r w:rsidR="00D912F4">
          <w:rPr>
            <w:noProof/>
            <w:webHidden/>
          </w:rPr>
          <w:t>36</w:t>
        </w:r>
        <w:r w:rsidR="009655EB">
          <w:rPr>
            <w:noProof/>
            <w:webHidden/>
          </w:rPr>
          <w:fldChar w:fldCharType="end"/>
        </w:r>
      </w:hyperlink>
    </w:p>
    <w:p w14:paraId="06CC2DBB" w14:textId="7CFD94BD" w:rsidR="009655EB" w:rsidRDefault="00763884">
      <w:pPr>
        <w:pStyle w:val="Sumrio2"/>
        <w:tabs>
          <w:tab w:val="right" w:leader="dot" w:pos="9062"/>
        </w:tabs>
        <w:rPr>
          <w:rFonts w:asciiTheme="minorHAnsi" w:eastAsiaTheme="minorEastAsia" w:hAnsiTheme="minorHAnsi" w:cstheme="minorBidi"/>
          <w:bCs w:val="0"/>
          <w:noProof/>
          <w:sz w:val="22"/>
          <w:szCs w:val="22"/>
          <w:lang w:val="en-US"/>
        </w:rPr>
      </w:pPr>
      <w:hyperlink w:anchor="_Toc518373209" w:history="1">
        <w:r w:rsidR="009655EB" w:rsidRPr="0079106D">
          <w:rPr>
            <w:rStyle w:val="Hyperlink"/>
            <w:noProof/>
          </w:rPr>
          <w:t>4.5 PREDIÇÃO ESPACIAL DO COS</w:t>
        </w:r>
        <w:r w:rsidR="009655EB">
          <w:rPr>
            <w:noProof/>
            <w:webHidden/>
          </w:rPr>
          <w:tab/>
        </w:r>
        <w:r w:rsidR="009655EB">
          <w:rPr>
            <w:noProof/>
            <w:webHidden/>
          </w:rPr>
          <w:fldChar w:fldCharType="begin"/>
        </w:r>
        <w:r w:rsidR="009655EB">
          <w:rPr>
            <w:noProof/>
            <w:webHidden/>
          </w:rPr>
          <w:instrText xml:space="preserve"> PAGEREF _Toc518373209 \h </w:instrText>
        </w:r>
        <w:r w:rsidR="009655EB">
          <w:rPr>
            <w:noProof/>
            <w:webHidden/>
          </w:rPr>
        </w:r>
        <w:r w:rsidR="009655EB">
          <w:rPr>
            <w:noProof/>
            <w:webHidden/>
          </w:rPr>
          <w:fldChar w:fldCharType="separate"/>
        </w:r>
        <w:r w:rsidR="00D912F4">
          <w:rPr>
            <w:noProof/>
            <w:webHidden/>
          </w:rPr>
          <w:t>38</w:t>
        </w:r>
        <w:r w:rsidR="009655EB">
          <w:rPr>
            <w:noProof/>
            <w:webHidden/>
          </w:rPr>
          <w:fldChar w:fldCharType="end"/>
        </w:r>
      </w:hyperlink>
    </w:p>
    <w:p w14:paraId="62031F12" w14:textId="5D7293CB" w:rsidR="009655EB" w:rsidRDefault="00763884">
      <w:pPr>
        <w:pStyle w:val="Sumrio1"/>
        <w:tabs>
          <w:tab w:val="right" w:leader="dot" w:pos="9062"/>
        </w:tabs>
        <w:rPr>
          <w:rFonts w:asciiTheme="minorHAnsi" w:eastAsiaTheme="minorEastAsia" w:hAnsiTheme="minorHAnsi" w:cstheme="minorBidi"/>
          <w:b w:val="0"/>
          <w:bCs w:val="0"/>
          <w:caps w:val="0"/>
          <w:noProof/>
          <w:sz w:val="22"/>
          <w:szCs w:val="22"/>
          <w:lang w:val="en-US"/>
        </w:rPr>
      </w:pPr>
      <w:hyperlink w:anchor="_Toc518373210" w:history="1">
        <w:r w:rsidR="009655EB" w:rsidRPr="0079106D">
          <w:rPr>
            <w:rStyle w:val="Hyperlink"/>
            <w:rFonts w:cs="Arial"/>
            <w:noProof/>
          </w:rPr>
          <w:t>5 CONCLUSÃO</w:t>
        </w:r>
        <w:r w:rsidR="009655EB">
          <w:rPr>
            <w:noProof/>
            <w:webHidden/>
          </w:rPr>
          <w:tab/>
        </w:r>
        <w:r w:rsidR="009655EB">
          <w:rPr>
            <w:noProof/>
            <w:webHidden/>
          </w:rPr>
          <w:fldChar w:fldCharType="begin"/>
        </w:r>
        <w:r w:rsidR="009655EB">
          <w:rPr>
            <w:noProof/>
            <w:webHidden/>
          </w:rPr>
          <w:instrText xml:space="preserve"> PAGEREF _Toc518373210 \h </w:instrText>
        </w:r>
        <w:r w:rsidR="009655EB">
          <w:rPr>
            <w:noProof/>
            <w:webHidden/>
          </w:rPr>
        </w:r>
        <w:r w:rsidR="009655EB">
          <w:rPr>
            <w:noProof/>
            <w:webHidden/>
          </w:rPr>
          <w:fldChar w:fldCharType="separate"/>
        </w:r>
        <w:r w:rsidR="00D912F4">
          <w:rPr>
            <w:noProof/>
            <w:webHidden/>
          </w:rPr>
          <w:t>41</w:t>
        </w:r>
        <w:r w:rsidR="009655EB">
          <w:rPr>
            <w:noProof/>
            <w:webHidden/>
          </w:rPr>
          <w:fldChar w:fldCharType="end"/>
        </w:r>
      </w:hyperlink>
    </w:p>
    <w:p w14:paraId="2CCBE1F6" w14:textId="0BAC449A" w:rsidR="009655EB" w:rsidRDefault="00763884">
      <w:pPr>
        <w:pStyle w:val="Sumrio1"/>
        <w:tabs>
          <w:tab w:val="right" w:leader="dot" w:pos="9062"/>
        </w:tabs>
        <w:rPr>
          <w:rFonts w:asciiTheme="minorHAnsi" w:eastAsiaTheme="minorEastAsia" w:hAnsiTheme="minorHAnsi" w:cstheme="minorBidi"/>
          <w:b w:val="0"/>
          <w:bCs w:val="0"/>
          <w:caps w:val="0"/>
          <w:noProof/>
          <w:sz w:val="22"/>
          <w:szCs w:val="22"/>
          <w:lang w:val="en-US"/>
        </w:rPr>
      </w:pPr>
      <w:hyperlink w:anchor="_Toc518373211" w:history="1">
        <w:r w:rsidR="009655EB" w:rsidRPr="0079106D">
          <w:rPr>
            <w:rStyle w:val="Hyperlink"/>
            <w:rFonts w:cs="Arial"/>
            <w:noProof/>
          </w:rPr>
          <w:t>REFERÊNCIAS</w:t>
        </w:r>
        <w:r w:rsidR="009655EB">
          <w:rPr>
            <w:noProof/>
            <w:webHidden/>
          </w:rPr>
          <w:tab/>
        </w:r>
        <w:r w:rsidR="009655EB">
          <w:rPr>
            <w:noProof/>
            <w:webHidden/>
          </w:rPr>
          <w:fldChar w:fldCharType="begin"/>
        </w:r>
        <w:r w:rsidR="009655EB">
          <w:rPr>
            <w:noProof/>
            <w:webHidden/>
          </w:rPr>
          <w:instrText xml:space="preserve"> PAGEREF _Toc518373211 \h </w:instrText>
        </w:r>
        <w:r w:rsidR="009655EB">
          <w:rPr>
            <w:noProof/>
            <w:webHidden/>
          </w:rPr>
        </w:r>
        <w:r w:rsidR="009655EB">
          <w:rPr>
            <w:noProof/>
            <w:webHidden/>
          </w:rPr>
          <w:fldChar w:fldCharType="separate"/>
        </w:r>
        <w:r w:rsidR="00D912F4">
          <w:rPr>
            <w:noProof/>
            <w:webHidden/>
          </w:rPr>
          <w:t>42</w:t>
        </w:r>
        <w:r w:rsidR="009655EB">
          <w:rPr>
            <w:noProof/>
            <w:webHidden/>
          </w:rPr>
          <w:fldChar w:fldCharType="end"/>
        </w:r>
      </w:hyperlink>
    </w:p>
    <w:p w14:paraId="0A244ED8" w14:textId="4ED954C7" w:rsidR="0040068A" w:rsidRPr="005E2653" w:rsidRDefault="008C3542" w:rsidP="0040068A">
      <w:pPr>
        <w:spacing w:line="240" w:lineRule="auto"/>
        <w:ind w:firstLine="0"/>
        <w:jc w:val="center"/>
        <w:rPr>
          <w:rFonts w:cs="Arial"/>
          <w:b/>
          <w:lang w:val="en-US"/>
        </w:rPr>
        <w:sectPr w:rsidR="0040068A" w:rsidRPr="005E2653" w:rsidSect="00D3559A">
          <w:pgSz w:w="11907" w:h="16840" w:code="9"/>
          <w:pgMar w:top="1701" w:right="1134" w:bottom="1134" w:left="1701" w:header="720" w:footer="720" w:gutter="0"/>
          <w:cols w:space="708"/>
          <w:docGrid w:linePitch="360"/>
        </w:sectPr>
      </w:pPr>
      <w:r w:rsidRPr="005E2653">
        <w:rPr>
          <w:rFonts w:cs="Arial"/>
          <w:b/>
          <w:lang w:val="en-US"/>
        </w:rPr>
        <w:fldChar w:fldCharType="end"/>
      </w:r>
    </w:p>
    <w:p w14:paraId="173B23D0" w14:textId="77777777" w:rsidR="000058A9" w:rsidRDefault="000058A9" w:rsidP="000058A9">
      <w:pPr>
        <w:pStyle w:val="Ttulo1"/>
        <w:rPr>
          <w:rFonts w:cs="Arial"/>
          <w:lang w:val="pt-BR"/>
        </w:rPr>
      </w:pPr>
      <w:bookmarkStart w:id="14" w:name="_gjdgxs" w:colFirst="0" w:colLast="0"/>
      <w:bookmarkStart w:id="15" w:name="_Toc518373189"/>
      <w:bookmarkEnd w:id="14"/>
      <w:r w:rsidRPr="005E2653">
        <w:rPr>
          <w:rFonts w:cs="Arial"/>
          <w:lang w:val="pt-BR"/>
        </w:rPr>
        <w:lastRenderedPageBreak/>
        <w:t>1 INTRODUÇÃO</w:t>
      </w:r>
      <w:bookmarkEnd w:id="15"/>
    </w:p>
    <w:p w14:paraId="5DEF9731" w14:textId="38A8502F" w:rsidR="00E233EE" w:rsidRDefault="00E233EE" w:rsidP="00E233EE">
      <w:pPr>
        <w:rPr>
          <w:rFonts w:cs="Arial"/>
          <w:szCs w:val="24"/>
        </w:rPr>
      </w:pPr>
      <w:r w:rsidRPr="00C249C1">
        <w:rPr>
          <w:rFonts w:cs="Arial"/>
          <w:szCs w:val="24"/>
        </w:rPr>
        <w:t xml:space="preserve">Os solos figuram como um dos recursos naturais vulneráveis do mundo, impulsionado pelas mudanças climáticas, degradação das terras e perdas de biodiversidade. Diante disso, tem-se aumentado a demanda por informações das </w:t>
      </w:r>
      <w:r w:rsidRPr="00900EAE">
        <w:rPr>
          <w:rFonts w:cs="Arial"/>
          <w:szCs w:val="24"/>
          <w:rPrChange w:id="16" w:author="Liliane" w:date="2021-04-05T10:50:00Z">
            <w:rPr>
              <w:rFonts w:cs="Arial"/>
              <w:szCs w:val="24"/>
              <w:highlight w:val="yellow"/>
            </w:rPr>
          </w:rPrChange>
        </w:rPr>
        <w:t>propriedades do solo</w:t>
      </w:r>
      <w:r w:rsidRPr="00C249C1">
        <w:rPr>
          <w:rFonts w:cs="Arial"/>
          <w:szCs w:val="24"/>
        </w:rPr>
        <w:t xml:space="preserve"> em escalas maiores</w:t>
      </w:r>
      <w:r w:rsidR="00FE29CC">
        <w:rPr>
          <w:rFonts w:cs="Arial"/>
          <w:szCs w:val="24"/>
        </w:rPr>
        <w:t xml:space="preserve"> e com resoluções mais finas</w:t>
      </w:r>
      <w:r w:rsidRPr="00C249C1">
        <w:rPr>
          <w:rFonts w:cs="Arial"/>
          <w:szCs w:val="24"/>
        </w:rPr>
        <w:t>, visando explorar de forma sustentável os diferentes tipos de exploração agrícola dos solos</w:t>
      </w:r>
      <w:r w:rsidR="00E55B5A">
        <w:rPr>
          <w:rFonts w:cs="Arial"/>
          <w:szCs w:val="24"/>
        </w:rPr>
        <w:t xml:space="preserve">, </w:t>
      </w:r>
      <w:r w:rsidRPr="00C249C1">
        <w:rPr>
          <w:rFonts w:cs="Arial"/>
          <w:szCs w:val="24"/>
        </w:rPr>
        <w:t>prover dados para a compreensão da dinâmica dos ecossistemas e previsã</w:t>
      </w:r>
      <w:r w:rsidR="00593BA4">
        <w:rPr>
          <w:rFonts w:cs="Arial"/>
          <w:szCs w:val="24"/>
        </w:rPr>
        <w:t xml:space="preserve">o de cenários futuros. A argila e </w:t>
      </w:r>
      <w:r w:rsidR="0058340D">
        <w:rPr>
          <w:rFonts w:cs="Arial"/>
          <w:szCs w:val="24"/>
        </w:rPr>
        <w:t xml:space="preserve">carbono </w:t>
      </w:r>
      <w:r w:rsidR="00593BA4">
        <w:rPr>
          <w:rFonts w:cs="Arial"/>
          <w:szCs w:val="24"/>
        </w:rPr>
        <w:t>orgânic</w:t>
      </w:r>
      <w:r w:rsidR="0058340D">
        <w:rPr>
          <w:rFonts w:cs="Arial"/>
          <w:szCs w:val="24"/>
        </w:rPr>
        <w:t>o do solo (COS)</w:t>
      </w:r>
      <w:r w:rsidR="00593BA4">
        <w:rPr>
          <w:rFonts w:cs="Arial"/>
          <w:szCs w:val="24"/>
        </w:rPr>
        <w:t xml:space="preserve"> são</w:t>
      </w:r>
      <w:r w:rsidRPr="00C249C1">
        <w:rPr>
          <w:rFonts w:cs="Arial"/>
          <w:szCs w:val="24"/>
        </w:rPr>
        <w:t xml:space="preserve"> </w:t>
      </w:r>
      <w:r w:rsidR="00D50522">
        <w:rPr>
          <w:rFonts w:cs="Arial"/>
          <w:szCs w:val="24"/>
        </w:rPr>
        <w:t>a</w:t>
      </w:r>
      <w:r w:rsidRPr="00C249C1">
        <w:rPr>
          <w:rFonts w:cs="Arial"/>
          <w:szCs w:val="24"/>
        </w:rPr>
        <w:t xml:space="preserve">s </w:t>
      </w:r>
      <w:commentRangeStart w:id="17"/>
      <w:r w:rsidR="00FE29CC" w:rsidRPr="00900EAE">
        <w:rPr>
          <w:rFonts w:cs="Arial"/>
          <w:szCs w:val="24"/>
          <w:highlight w:val="yellow"/>
        </w:rPr>
        <w:t xml:space="preserve">propriedades </w:t>
      </w:r>
      <w:r w:rsidRPr="00900EAE">
        <w:rPr>
          <w:rFonts w:cs="Arial"/>
          <w:szCs w:val="24"/>
          <w:highlight w:val="yellow"/>
        </w:rPr>
        <w:t>do sol</w:t>
      </w:r>
      <w:r w:rsidRPr="00C249C1">
        <w:rPr>
          <w:rFonts w:cs="Arial"/>
          <w:szCs w:val="24"/>
        </w:rPr>
        <w:t xml:space="preserve">o </w:t>
      </w:r>
      <w:commentRangeEnd w:id="17"/>
      <w:r w:rsidR="00FE29CC">
        <w:rPr>
          <w:rStyle w:val="Refdecomentrio"/>
        </w:rPr>
        <w:commentReference w:id="17"/>
      </w:r>
      <w:r w:rsidR="00D50522" w:rsidRPr="00D50522">
        <w:rPr>
          <w:rFonts w:cs="Arial"/>
          <w:szCs w:val="24"/>
          <w:rPrChange w:id="18" w:author="Liliane" w:date="2021-04-05T11:02:00Z">
            <w:rPr>
              <w:rFonts w:cs="Arial"/>
              <w:szCs w:val="24"/>
              <w:highlight w:val="yellow"/>
            </w:rPr>
          </w:rPrChange>
        </w:rPr>
        <w:t>mais estudadas</w:t>
      </w:r>
      <w:del w:id="19" w:author="Liliane" w:date="2021-04-05T10:56:00Z">
        <w:r w:rsidRPr="00C249C1" w:rsidDel="00900EAE">
          <w:rPr>
            <w:rFonts w:cs="Arial"/>
            <w:szCs w:val="24"/>
          </w:rPr>
          <w:delText>,</w:delText>
        </w:r>
      </w:del>
      <w:r w:rsidRPr="00C249C1">
        <w:rPr>
          <w:rFonts w:cs="Arial"/>
          <w:szCs w:val="24"/>
        </w:rPr>
        <w:t xml:space="preserve"> pois ambos governam a maior parte dos processos e propriedades </w:t>
      </w:r>
      <w:r>
        <w:rPr>
          <w:rFonts w:cs="Arial"/>
          <w:szCs w:val="24"/>
        </w:rPr>
        <w:t>biológicas, físicas, hidrológica</w:t>
      </w:r>
      <w:r w:rsidRPr="00C249C1">
        <w:rPr>
          <w:rFonts w:cs="Arial"/>
          <w:szCs w:val="24"/>
        </w:rPr>
        <w:t xml:space="preserve">s e químicos do </w:t>
      </w:r>
      <w:r w:rsidR="00C335D8" w:rsidRPr="00C249C1">
        <w:rPr>
          <w:rFonts w:cs="Arial"/>
          <w:szCs w:val="24"/>
        </w:rPr>
        <w:t>solo</w:t>
      </w:r>
      <w:r w:rsidR="00C335D8">
        <w:rPr>
          <w:rFonts w:cs="Arial"/>
          <w:szCs w:val="24"/>
        </w:rPr>
        <w:t xml:space="preserve"> (OSMAN, 2013)</w:t>
      </w:r>
      <w:r w:rsidR="00E55B5A">
        <w:rPr>
          <w:rFonts w:cs="Arial"/>
          <w:szCs w:val="24"/>
        </w:rPr>
        <w:t xml:space="preserve">, além de serem fundamentais para a produção sustentável de alimentos e combate </w:t>
      </w:r>
      <w:r w:rsidR="001A503A">
        <w:rPr>
          <w:rFonts w:cs="Arial"/>
          <w:szCs w:val="24"/>
        </w:rPr>
        <w:t>ao</w:t>
      </w:r>
      <w:r w:rsidR="00440A1F">
        <w:rPr>
          <w:rFonts w:cs="Arial"/>
          <w:szCs w:val="24"/>
        </w:rPr>
        <w:t xml:space="preserve"> aquecimento global (LAL</w:t>
      </w:r>
      <w:r w:rsidR="00E55B5A">
        <w:rPr>
          <w:rFonts w:cs="Arial"/>
          <w:szCs w:val="24"/>
        </w:rPr>
        <w:t xml:space="preserve"> et al., </w:t>
      </w:r>
      <w:r w:rsidR="00F12EF6">
        <w:rPr>
          <w:rFonts w:cs="Arial"/>
          <w:szCs w:val="24"/>
        </w:rPr>
        <w:t>2018;</w:t>
      </w:r>
      <w:r w:rsidR="00E55B5A">
        <w:rPr>
          <w:rFonts w:cs="Arial"/>
          <w:szCs w:val="24"/>
        </w:rPr>
        <w:t xml:space="preserve"> </w:t>
      </w:r>
      <w:r w:rsidR="00F12EF6">
        <w:rPr>
          <w:rFonts w:cs="Arial"/>
          <w:szCs w:val="24"/>
        </w:rPr>
        <w:t xml:space="preserve">SORENSEN et al., 2018) </w:t>
      </w:r>
    </w:p>
    <w:p w14:paraId="56DDD49F" w14:textId="382FF0AA" w:rsidR="00E233EE" w:rsidRDefault="00E233EE" w:rsidP="00E233EE">
      <w:pPr>
        <w:rPr>
          <w:rFonts w:cs="Arial"/>
        </w:rPr>
      </w:pPr>
      <w:r w:rsidRPr="006D5EF9">
        <w:rPr>
          <w:rFonts w:cs="Arial"/>
          <w:szCs w:val="24"/>
        </w:rPr>
        <w:t>Tradicionalmente a determinação</w:t>
      </w:r>
      <w:r>
        <w:rPr>
          <w:rFonts w:cs="Arial"/>
          <w:szCs w:val="24"/>
        </w:rPr>
        <w:t xml:space="preserve"> dos teores de </w:t>
      </w:r>
      <w:r w:rsidR="0058340D">
        <w:rPr>
          <w:rFonts w:cs="Arial"/>
          <w:szCs w:val="24"/>
        </w:rPr>
        <w:t xml:space="preserve">COS </w:t>
      </w:r>
      <w:r>
        <w:rPr>
          <w:rFonts w:cs="Arial"/>
          <w:szCs w:val="24"/>
        </w:rPr>
        <w:t>e argila baseia-se</w:t>
      </w:r>
      <w:r w:rsidRPr="006D5EF9">
        <w:rPr>
          <w:rFonts w:cs="Arial"/>
          <w:szCs w:val="24"/>
        </w:rPr>
        <w:t xml:space="preserve"> em coletas a campo e posterior analises conven</w:t>
      </w:r>
      <w:r>
        <w:rPr>
          <w:rFonts w:cs="Arial"/>
          <w:szCs w:val="24"/>
        </w:rPr>
        <w:t>cionais em laboratório. Tais aná</w:t>
      </w:r>
      <w:r w:rsidRPr="006D5EF9">
        <w:rPr>
          <w:rFonts w:cs="Arial"/>
          <w:szCs w:val="24"/>
        </w:rPr>
        <w:t xml:space="preserve">lises estabelecidas </w:t>
      </w:r>
      <w:r w:rsidR="001461EC">
        <w:rPr>
          <w:rFonts w:cs="Arial"/>
          <w:szCs w:val="24"/>
        </w:rPr>
        <w:t xml:space="preserve">como padrão em laboratórios de </w:t>
      </w:r>
      <w:r w:rsidR="00C335D8">
        <w:rPr>
          <w:rFonts w:cs="Arial"/>
          <w:szCs w:val="24"/>
        </w:rPr>
        <w:t xml:space="preserve">rotina, </w:t>
      </w:r>
      <w:r w:rsidR="00C335D8" w:rsidRPr="006D5EF9">
        <w:rPr>
          <w:rFonts w:cs="Arial"/>
          <w:szCs w:val="24"/>
        </w:rPr>
        <w:t>apesar</w:t>
      </w:r>
      <w:r w:rsidR="00603CF5">
        <w:rPr>
          <w:rFonts w:cs="Arial"/>
          <w:szCs w:val="24"/>
        </w:rPr>
        <w:t xml:space="preserve"> de ser</w:t>
      </w:r>
      <w:r w:rsidR="00C162CA">
        <w:rPr>
          <w:rFonts w:cs="Arial"/>
          <w:szCs w:val="24"/>
        </w:rPr>
        <w:t>em</w:t>
      </w:r>
      <w:r w:rsidR="00603CF5">
        <w:rPr>
          <w:rFonts w:cs="Arial"/>
          <w:szCs w:val="24"/>
        </w:rPr>
        <w:t xml:space="preserve"> largamente </w:t>
      </w:r>
      <w:r w:rsidR="00C162CA">
        <w:rPr>
          <w:rFonts w:cs="Arial"/>
          <w:szCs w:val="24"/>
        </w:rPr>
        <w:t>utilizadas</w:t>
      </w:r>
      <w:r w:rsidR="00603CF5">
        <w:rPr>
          <w:rFonts w:cs="Arial"/>
          <w:szCs w:val="24"/>
        </w:rPr>
        <w:t xml:space="preserve"> em todo o mundo,</w:t>
      </w:r>
      <w:r w:rsidRPr="006D5EF9">
        <w:rPr>
          <w:rFonts w:cs="Arial"/>
          <w:szCs w:val="24"/>
        </w:rPr>
        <w:t xml:space="preserve"> caracterizam-se pela geração de contaminantes, destruição do solo</w:t>
      </w:r>
      <w:r w:rsidR="00603CF5">
        <w:rPr>
          <w:rFonts w:cs="Arial"/>
          <w:szCs w:val="24"/>
        </w:rPr>
        <w:t xml:space="preserve"> e risco para saúde humana (</w:t>
      </w:r>
      <w:r w:rsidR="00C162CA">
        <w:rPr>
          <w:rFonts w:cs="Arial"/>
          <w:szCs w:val="24"/>
        </w:rPr>
        <w:t>COSTA e KLEIN, 2006)</w:t>
      </w:r>
      <w:r w:rsidRPr="006D5EF9">
        <w:rPr>
          <w:rFonts w:cs="Arial"/>
          <w:szCs w:val="24"/>
        </w:rPr>
        <w:t xml:space="preserve">, morosidade e inexequível para </w:t>
      </w:r>
      <w:r w:rsidR="00B40F26">
        <w:rPr>
          <w:rFonts w:cs="Arial"/>
          <w:szCs w:val="24"/>
        </w:rPr>
        <w:t>as demandas atuais</w:t>
      </w:r>
      <w:r w:rsidRPr="006D5EF9">
        <w:rPr>
          <w:rFonts w:cs="Arial"/>
          <w:szCs w:val="24"/>
        </w:rPr>
        <w:t>. Diante disso, diversas técnicas têm sido propostas para substituir as metodologias tradicionais que devem possibilitar uma análise rápida,</w:t>
      </w:r>
      <w:r w:rsidR="00C162CA">
        <w:rPr>
          <w:rFonts w:cs="Arial"/>
          <w:szCs w:val="24"/>
        </w:rPr>
        <w:t xml:space="preserve"> de melhor relação custo-benefício</w:t>
      </w:r>
      <w:r w:rsidRPr="006D5EF9">
        <w:rPr>
          <w:rFonts w:cs="Arial"/>
          <w:szCs w:val="24"/>
        </w:rPr>
        <w:t xml:space="preserve"> e não destrutiva das propriedades do solo (</w:t>
      </w:r>
      <w:r w:rsidRPr="00E233EE">
        <w:rPr>
          <w:rFonts w:cs="Arial"/>
          <w:color w:val="000000" w:themeColor="text1"/>
          <w:szCs w:val="24"/>
        </w:rPr>
        <w:t>VISCARRA ROSSEL et al., 2006</w:t>
      </w:r>
      <w:r w:rsidR="00593BA4">
        <w:rPr>
          <w:rFonts w:cs="Arial"/>
          <w:szCs w:val="24"/>
        </w:rPr>
        <w:t xml:space="preserve">). A Espectroscopia de </w:t>
      </w:r>
      <w:proofErr w:type="spellStart"/>
      <w:r w:rsidR="00593BA4">
        <w:rPr>
          <w:rFonts w:cs="Arial"/>
          <w:szCs w:val="24"/>
        </w:rPr>
        <w:t>Reflectâ</w:t>
      </w:r>
      <w:r w:rsidRPr="006D5EF9">
        <w:rPr>
          <w:rFonts w:cs="Arial"/>
          <w:szCs w:val="24"/>
        </w:rPr>
        <w:t>ncia</w:t>
      </w:r>
      <w:proofErr w:type="spellEnd"/>
      <w:r w:rsidRPr="006D5EF9">
        <w:rPr>
          <w:rFonts w:cs="Arial"/>
          <w:szCs w:val="24"/>
        </w:rPr>
        <w:t xml:space="preserve"> Difusa (ERD) tem-se destacado como método alternativo para quantificação e análise de </w:t>
      </w:r>
      <w:r>
        <w:rPr>
          <w:rFonts w:cs="Arial"/>
          <w:szCs w:val="24"/>
        </w:rPr>
        <w:t xml:space="preserve">diversas </w:t>
      </w:r>
      <w:r w:rsidR="00593BA4">
        <w:rPr>
          <w:rFonts w:cs="Arial"/>
          <w:szCs w:val="24"/>
        </w:rPr>
        <w:t>propriedades do</w:t>
      </w:r>
      <w:r>
        <w:rPr>
          <w:rFonts w:cs="Arial"/>
          <w:szCs w:val="24"/>
        </w:rPr>
        <w:t xml:space="preserve"> solo </w:t>
      </w:r>
      <w:r w:rsidRPr="006D5EF9">
        <w:rPr>
          <w:rFonts w:cs="Arial"/>
          <w:szCs w:val="24"/>
        </w:rPr>
        <w:t>(</w:t>
      </w:r>
      <w:r w:rsidRPr="00E233EE">
        <w:rPr>
          <w:rFonts w:cs="Arial"/>
          <w:color w:val="000000" w:themeColor="text1"/>
          <w:szCs w:val="24"/>
        </w:rPr>
        <w:t>VISCARRA ROSSEL et al., 2006</w:t>
      </w:r>
      <w:r w:rsidRPr="00B40F26">
        <w:rPr>
          <w:rFonts w:cs="Arial"/>
          <w:szCs w:val="24"/>
          <w:rPrChange w:id="20" w:author="Taciara Zborowski Horst" w:date="2021-03-30T15:09:00Z">
            <w:rPr>
              <w:rFonts w:cs="Arial"/>
              <w:color w:val="FF0000"/>
              <w:szCs w:val="24"/>
            </w:rPr>
          </w:rPrChange>
        </w:rPr>
        <w:t>;</w:t>
      </w:r>
      <w:r w:rsidRPr="006D5EF9">
        <w:rPr>
          <w:rFonts w:cs="Arial"/>
          <w:color w:val="FF0000"/>
          <w:szCs w:val="24"/>
        </w:rPr>
        <w:t xml:space="preserve"> </w:t>
      </w:r>
      <w:r w:rsidRPr="00E233EE">
        <w:rPr>
          <w:rFonts w:cs="Arial"/>
          <w:color w:val="000000" w:themeColor="text1"/>
          <w:szCs w:val="24"/>
        </w:rPr>
        <w:t>VISCARRA ROSSEL e MCBRATNEY, 2008; PINHEIRO et al., 2017; LAZZAR et al., 2020</w:t>
      </w:r>
      <w:r w:rsidRPr="006D5EF9">
        <w:rPr>
          <w:rFonts w:cs="Arial"/>
          <w:szCs w:val="24"/>
        </w:rPr>
        <w:t>). A predição das propriedades do solo por ERD ocorre pelo uso de métodos estatísticos multivariados (modelos de predição), que correlacionam os padrões complexos de absorção (variáveis espectrais) do solo com as propriedades a serem preditas (</w:t>
      </w:r>
      <w:r w:rsidRPr="00E233EE">
        <w:rPr>
          <w:rFonts w:cs="Arial"/>
          <w:color w:val="000000" w:themeColor="text1"/>
          <w:szCs w:val="24"/>
        </w:rPr>
        <w:t>STENBERG et al., 2010</w:t>
      </w:r>
      <w:r w:rsidRPr="006D5EF9">
        <w:rPr>
          <w:rFonts w:cs="Arial"/>
          <w:szCs w:val="24"/>
        </w:rPr>
        <w:t>).</w:t>
      </w:r>
      <w:r w:rsidRPr="006D5EF9">
        <w:rPr>
          <w:rFonts w:cs="Arial"/>
        </w:rPr>
        <w:t xml:space="preserve"> </w:t>
      </w:r>
      <w:r w:rsidRPr="00C249C1">
        <w:rPr>
          <w:rFonts w:cs="Arial"/>
        </w:rPr>
        <w:t>Essa técnica possibilita a predição de várias propriedades biológicas, físicas, químicas e mineralógicas do solo (</w:t>
      </w:r>
      <w:r w:rsidRPr="00E233EE">
        <w:rPr>
          <w:rFonts w:cs="Arial"/>
          <w:color w:val="000000" w:themeColor="text1"/>
        </w:rPr>
        <w:t>SORIANO-DISLA et al., 2014; FANG et al., 2018</w:t>
      </w:r>
      <w:r w:rsidRPr="00C249C1">
        <w:rPr>
          <w:rFonts w:cs="Arial"/>
        </w:rPr>
        <w:t>)</w:t>
      </w:r>
      <w:r w:rsidR="003D382A">
        <w:rPr>
          <w:rFonts w:cs="Arial"/>
        </w:rPr>
        <w:t>,</w:t>
      </w:r>
      <w:r w:rsidRPr="00C249C1">
        <w:rPr>
          <w:rFonts w:cs="Arial"/>
        </w:rPr>
        <w:t xml:space="preserve"> </w:t>
      </w:r>
      <w:r w:rsidR="00B40F26">
        <w:rPr>
          <w:rStyle w:val="Refdecomentrio"/>
        </w:rPr>
        <w:commentReference w:id="21"/>
      </w:r>
      <w:r w:rsidR="00B40F26">
        <w:rPr>
          <w:rFonts w:cs="Arial"/>
        </w:rPr>
        <w:t>superando as limitações impostas pelas análises tradicionais</w:t>
      </w:r>
      <w:r w:rsidRPr="00C249C1">
        <w:rPr>
          <w:rFonts w:cs="Arial"/>
        </w:rPr>
        <w:t xml:space="preserve"> </w:t>
      </w:r>
      <w:r w:rsidRPr="00E233EE">
        <w:rPr>
          <w:rFonts w:cs="Arial"/>
          <w:color w:val="000000" w:themeColor="text1"/>
        </w:rPr>
        <w:t>(PINHEIRO et al., 2017)</w:t>
      </w:r>
      <w:r w:rsidR="00B40F26">
        <w:rPr>
          <w:rFonts w:cs="Arial"/>
          <w:color w:val="000000" w:themeColor="text1"/>
        </w:rPr>
        <w:t xml:space="preserve"> e sendo</w:t>
      </w:r>
      <w:r w:rsidRPr="00C249C1">
        <w:rPr>
          <w:rFonts w:cs="Arial"/>
          <w:color w:val="000000" w:themeColor="text1"/>
        </w:rPr>
        <w:t xml:space="preserve"> </w:t>
      </w:r>
      <w:r w:rsidRPr="00C249C1">
        <w:rPr>
          <w:rFonts w:cs="Arial"/>
        </w:rPr>
        <w:t>inofensiva ao meio ambiente utilizando apenas uma única leitura espectral co</w:t>
      </w:r>
      <w:r>
        <w:rPr>
          <w:rFonts w:cs="Arial"/>
        </w:rPr>
        <w:t>mbinada a calibrações multivari</w:t>
      </w:r>
      <w:r w:rsidRPr="00C249C1">
        <w:rPr>
          <w:rFonts w:cs="Arial"/>
        </w:rPr>
        <w:t>adas (</w:t>
      </w:r>
      <w:r w:rsidRPr="00E233EE">
        <w:rPr>
          <w:rFonts w:cs="Arial"/>
          <w:color w:val="000000" w:themeColor="text1"/>
        </w:rPr>
        <w:t>VISCARRA-ROSSEL et al., 2009; OLIVEIRA et al., 2013</w:t>
      </w:r>
      <w:r w:rsidRPr="00C249C1">
        <w:rPr>
          <w:rFonts w:cs="Arial"/>
        </w:rPr>
        <w:t>).</w:t>
      </w:r>
    </w:p>
    <w:p w14:paraId="42542BC4" w14:textId="24806549" w:rsidR="0003672C" w:rsidRDefault="00E233EE" w:rsidP="00C1593F">
      <w:pPr>
        <w:pStyle w:val="Ttulo1"/>
        <w:ind w:firstLine="709"/>
        <w:rPr>
          <w:ins w:id="22" w:author="Taciara Zborowski Horst" w:date="2021-03-30T15:18:00Z"/>
          <w:rFonts w:cs="Arial"/>
          <w:b w:val="0"/>
          <w:szCs w:val="24"/>
          <w:lang w:val="pt-BR"/>
        </w:rPr>
      </w:pPr>
      <w:r w:rsidRPr="00C1593F">
        <w:rPr>
          <w:rFonts w:cs="Arial"/>
          <w:b w:val="0"/>
          <w:szCs w:val="24"/>
          <w:lang w:val="pt-BR"/>
        </w:rPr>
        <w:lastRenderedPageBreak/>
        <w:t xml:space="preserve">Os dados espectrais do solo referem-se aos valores de </w:t>
      </w:r>
      <w:proofErr w:type="spellStart"/>
      <w:r w:rsidRPr="00C1593F">
        <w:rPr>
          <w:rFonts w:cs="Arial"/>
          <w:b w:val="0"/>
          <w:szCs w:val="24"/>
          <w:lang w:val="pt-BR"/>
        </w:rPr>
        <w:t>reflectância</w:t>
      </w:r>
      <w:proofErr w:type="spellEnd"/>
      <w:r w:rsidRPr="00C1593F">
        <w:rPr>
          <w:rFonts w:cs="Arial"/>
          <w:b w:val="0"/>
          <w:szCs w:val="24"/>
          <w:lang w:val="pt-BR"/>
        </w:rPr>
        <w:t xml:space="preserve"> espectral medidos por sensores denominados </w:t>
      </w:r>
      <w:proofErr w:type="spellStart"/>
      <w:r w:rsidRPr="00C1593F">
        <w:rPr>
          <w:rFonts w:cs="Arial"/>
          <w:b w:val="0"/>
          <w:szCs w:val="24"/>
          <w:lang w:val="pt-BR"/>
        </w:rPr>
        <w:t>espectroradiômetros</w:t>
      </w:r>
      <w:proofErr w:type="spellEnd"/>
      <w:r w:rsidRPr="00C1593F">
        <w:rPr>
          <w:rFonts w:cs="Arial"/>
          <w:b w:val="0"/>
          <w:szCs w:val="24"/>
          <w:lang w:val="pt-BR"/>
        </w:rPr>
        <w:t>, que desagregam a radiação incidente e refletida em diferentes comprimentos de ondas. Os dados espectrais ca</w:t>
      </w:r>
      <w:r w:rsidR="00C1593F" w:rsidRPr="00C1593F">
        <w:rPr>
          <w:rFonts w:cs="Arial"/>
          <w:b w:val="0"/>
          <w:szCs w:val="24"/>
          <w:lang w:val="pt-BR"/>
        </w:rPr>
        <w:t>racterizam-se pela ausência de</w:t>
      </w:r>
      <w:r w:rsidRPr="00C1593F">
        <w:rPr>
          <w:rFonts w:cs="Arial"/>
          <w:b w:val="0"/>
          <w:szCs w:val="24"/>
          <w:lang w:val="pt-BR"/>
        </w:rPr>
        <w:t xml:space="preserve"> especificidade em virtude da sobreposição de bandas de absorção dos constituintes do solo, estes por sua vez são variados e inter-relacionados. </w:t>
      </w:r>
      <w:r w:rsidRPr="00FE29CC">
        <w:rPr>
          <w:rFonts w:cs="Arial"/>
          <w:b w:val="0"/>
          <w:szCs w:val="24"/>
          <w:lang w:val="pt-BR"/>
          <w:rPrChange w:id="23" w:author="Jean" w:date="2021-04-04T09:53:00Z">
            <w:rPr>
              <w:rFonts w:cs="Arial"/>
              <w:b w:val="0"/>
              <w:szCs w:val="24"/>
            </w:rPr>
          </w:rPrChange>
        </w:rPr>
        <w:t xml:space="preserve">Com isso, </w:t>
      </w:r>
      <w:r w:rsidR="00A40E26" w:rsidRPr="00FE29CC">
        <w:rPr>
          <w:rFonts w:cs="Arial"/>
          <w:b w:val="0"/>
          <w:szCs w:val="24"/>
          <w:lang w:val="pt-BR"/>
          <w:rPrChange w:id="24" w:author="Jean" w:date="2021-04-04T09:53:00Z">
            <w:rPr>
              <w:rFonts w:cs="Arial"/>
              <w:b w:val="0"/>
              <w:szCs w:val="24"/>
            </w:rPr>
          </w:rPrChange>
        </w:rPr>
        <w:t>as intensidades das feições diagnósticas dos constituintes do solo tornam-se</w:t>
      </w:r>
      <w:r w:rsidRPr="00FE29CC">
        <w:rPr>
          <w:rFonts w:cs="Arial"/>
          <w:b w:val="0"/>
          <w:szCs w:val="24"/>
          <w:lang w:val="pt-BR"/>
          <w:rPrChange w:id="25" w:author="Jean" w:date="2021-04-04T09:53:00Z">
            <w:rPr>
              <w:rFonts w:cs="Arial"/>
              <w:b w:val="0"/>
              <w:szCs w:val="24"/>
            </w:rPr>
          </w:rPrChange>
        </w:rPr>
        <w:t xml:space="preserve"> fracas e amplas, prejudicando o desempenho de modelos preditivos (VASÁT et al., 2017). </w:t>
      </w:r>
    </w:p>
    <w:p w14:paraId="11EA7DD9" w14:textId="2DAD3818" w:rsidR="00C1593F" w:rsidRDefault="00593BA4" w:rsidP="00C1593F">
      <w:pPr>
        <w:pStyle w:val="Ttulo1"/>
        <w:ind w:firstLine="709"/>
        <w:rPr>
          <w:rStyle w:val="title-text"/>
          <w:rFonts w:cs="Arial"/>
          <w:b w:val="0"/>
          <w:lang w:val="pt-BR"/>
        </w:rPr>
      </w:pPr>
      <w:r w:rsidRPr="00C1593F">
        <w:rPr>
          <w:rFonts w:cs="Arial"/>
          <w:b w:val="0"/>
          <w:szCs w:val="24"/>
          <w:lang w:val="pt-BR"/>
        </w:rPr>
        <w:t>Uma alternativa</w:t>
      </w:r>
      <w:r w:rsidR="00E233EE" w:rsidRPr="00C1593F">
        <w:rPr>
          <w:rFonts w:cs="Arial"/>
          <w:b w:val="0"/>
          <w:szCs w:val="24"/>
          <w:lang w:val="pt-BR"/>
        </w:rPr>
        <w:t xml:space="preserve"> para contornar esses problemas é a utilização de índices espectrais, medidas adi</w:t>
      </w:r>
      <w:r w:rsidR="00A40E26" w:rsidRPr="00C1593F">
        <w:rPr>
          <w:rFonts w:cs="Arial"/>
          <w:b w:val="0"/>
          <w:szCs w:val="24"/>
          <w:lang w:val="pt-BR"/>
        </w:rPr>
        <w:t xml:space="preserve">mensionais de </w:t>
      </w:r>
      <w:proofErr w:type="spellStart"/>
      <w:r w:rsidR="00A40E26" w:rsidRPr="00C1593F">
        <w:rPr>
          <w:rFonts w:cs="Arial"/>
          <w:b w:val="0"/>
          <w:szCs w:val="24"/>
          <w:lang w:val="pt-BR"/>
        </w:rPr>
        <w:t>reflectâ</w:t>
      </w:r>
      <w:r w:rsidR="00E233EE" w:rsidRPr="00C1593F">
        <w:rPr>
          <w:rFonts w:cs="Arial"/>
          <w:b w:val="0"/>
          <w:szCs w:val="24"/>
          <w:lang w:val="pt-BR"/>
        </w:rPr>
        <w:t>ncia</w:t>
      </w:r>
      <w:proofErr w:type="spellEnd"/>
      <w:r w:rsidR="00E233EE" w:rsidRPr="00C1593F">
        <w:rPr>
          <w:rFonts w:cs="Arial"/>
          <w:b w:val="0"/>
          <w:szCs w:val="24"/>
          <w:lang w:val="pt-BR"/>
        </w:rPr>
        <w:t xml:space="preserve"> espectral obtida</w:t>
      </w:r>
      <w:r w:rsidR="00C1593F" w:rsidRPr="00C1593F">
        <w:rPr>
          <w:rFonts w:cs="Arial"/>
          <w:b w:val="0"/>
          <w:szCs w:val="24"/>
          <w:lang w:val="pt-BR"/>
        </w:rPr>
        <w:t xml:space="preserve"> por operações algébricas, como </w:t>
      </w:r>
      <w:r w:rsidR="00E233EE" w:rsidRPr="00C1593F">
        <w:rPr>
          <w:rFonts w:cs="Arial"/>
          <w:b w:val="0"/>
          <w:szCs w:val="24"/>
          <w:lang w:val="pt-BR"/>
        </w:rPr>
        <w:t>razão, diferença ou diferença normalizada</w:t>
      </w:r>
      <w:r w:rsidR="00A40E26" w:rsidRPr="00C1593F">
        <w:rPr>
          <w:rFonts w:cs="Arial"/>
          <w:b w:val="0"/>
          <w:szCs w:val="24"/>
          <w:lang w:val="pt-BR"/>
        </w:rPr>
        <w:t xml:space="preserve"> (JACKSON; HUETE, </w:t>
      </w:r>
      <w:r w:rsidR="00E233EE" w:rsidRPr="00C1593F">
        <w:rPr>
          <w:rFonts w:cs="Arial"/>
          <w:b w:val="0"/>
          <w:szCs w:val="24"/>
          <w:lang w:val="pt-BR"/>
        </w:rPr>
        <w:t>1991</w:t>
      </w:r>
      <w:r w:rsidR="00A40E26" w:rsidRPr="00C1593F">
        <w:rPr>
          <w:rStyle w:val="title-text"/>
          <w:rFonts w:cs="Arial"/>
          <w:b w:val="0"/>
          <w:lang w:val="pt-BR"/>
        </w:rPr>
        <w:t>). Os</w:t>
      </w:r>
      <w:r w:rsidR="00E233EE" w:rsidRPr="00C1593F">
        <w:rPr>
          <w:rStyle w:val="title-text"/>
          <w:rFonts w:cs="Arial"/>
          <w:b w:val="0"/>
          <w:lang w:val="pt-BR"/>
        </w:rPr>
        <w:t xml:space="preserve"> índices espectrais </w:t>
      </w:r>
      <w:r w:rsidR="006D4F07">
        <w:rPr>
          <w:rStyle w:val="title-text"/>
          <w:rFonts w:cs="Arial"/>
          <w:b w:val="0"/>
          <w:lang w:val="pt-BR"/>
        </w:rPr>
        <w:t xml:space="preserve">podem </w:t>
      </w:r>
      <w:r w:rsidR="00E233EE" w:rsidRPr="00C1593F">
        <w:rPr>
          <w:rStyle w:val="title-text"/>
          <w:rFonts w:cs="Arial"/>
          <w:b w:val="0"/>
          <w:lang w:val="pt-BR"/>
        </w:rPr>
        <w:t>promove</w:t>
      </w:r>
      <w:r w:rsidR="003D382A">
        <w:rPr>
          <w:rStyle w:val="title-text"/>
          <w:rFonts w:cs="Arial"/>
          <w:b w:val="0"/>
          <w:lang w:val="pt-BR"/>
        </w:rPr>
        <w:t>r</w:t>
      </w:r>
      <w:r w:rsidR="00E233EE" w:rsidRPr="00C1593F">
        <w:rPr>
          <w:rStyle w:val="title-text"/>
          <w:rFonts w:cs="Arial"/>
          <w:b w:val="0"/>
          <w:lang w:val="pt-BR"/>
        </w:rPr>
        <w:t xml:space="preserve"> o refinamento da</w:t>
      </w:r>
      <w:r w:rsidR="006D4F07">
        <w:rPr>
          <w:rStyle w:val="title-text"/>
          <w:rFonts w:cs="Arial"/>
          <w:b w:val="0"/>
          <w:lang w:val="pt-BR"/>
        </w:rPr>
        <w:t>s</w:t>
      </w:r>
      <w:r w:rsidR="00E233EE" w:rsidRPr="00C1593F">
        <w:rPr>
          <w:rStyle w:val="title-text"/>
          <w:rFonts w:cs="Arial"/>
          <w:b w:val="0"/>
          <w:lang w:val="pt-BR"/>
        </w:rPr>
        <w:t xml:space="preserve"> rela</w:t>
      </w:r>
      <w:r w:rsidR="006D4F07">
        <w:rPr>
          <w:rStyle w:val="title-text"/>
          <w:rFonts w:cs="Arial"/>
          <w:b w:val="0"/>
          <w:lang w:val="pt-BR"/>
        </w:rPr>
        <w:t>ções</w:t>
      </w:r>
      <w:r w:rsidR="00E233EE" w:rsidRPr="00C1593F">
        <w:rPr>
          <w:rStyle w:val="title-text"/>
          <w:rFonts w:cs="Arial"/>
          <w:b w:val="0"/>
          <w:lang w:val="pt-BR"/>
        </w:rPr>
        <w:t xml:space="preserve"> </w:t>
      </w:r>
      <w:r w:rsidR="00E233EE" w:rsidRPr="00C1593F">
        <w:rPr>
          <w:rFonts w:cs="Arial"/>
          <w:b w:val="0"/>
          <w:szCs w:val="24"/>
          <w:lang w:val="pt-BR"/>
        </w:rPr>
        <w:t>en</w:t>
      </w:r>
      <w:r>
        <w:rPr>
          <w:rFonts w:cs="Arial"/>
          <w:b w:val="0"/>
          <w:szCs w:val="24"/>
          <w:lang w:val="pt-BR"/>
        </w:rPr>
        <w:t xml:space="preserve">tre os teores de </w:t>
      </w:r>
      <w:r w:rsidR="006D4F07">
        <w:rPr>
          <w:rFonts w:cs="Arial"/>
          <w:b w:val="0"/>
          <w:szCs w:val="24"/>
          <w:lang w:val="pt-BR"/>
        </w:rPr>
        <w:t xml:space="preserve">COS </w:t>
      </w:r>
      <w:r>
        <w:rPr>
          <w:rFonts w:cs="Arial"/>
          <w:b w:val="0"/>
          <w:szCs w:val="24"/>
          <w:lang w:val="pt-BR"/>
        </w:rPr>
        <w:t>e argila com</w:t>
      </w:r>
      <w:r w:rsidR="00E233EE" w:rsidRPr="00C1593F">
        <w:rPr>
          <w:rFonts w:cs="Arial"/>
          <w:b w:val="0"/>
          <w:szCs w:val="24"/>
          <w:lang w:val="pt-BR"/>
        </w:rPr>
        <w:t xml:space="preserve"> as feições espectrais (HONG et al., 2018</w:t>
      </w:r>
      <w:r w:rsidR="00A40E26" w:rsidRPr="00C1593F">
        <w:rPr>
          <w:rFonts w:cs="Arial"/>
          <w:b w:val="0"/>
          <w:szCs w:val="24"/>
          <w:lang w:val="pt-BR"/>
        </w:rPr>
        <w:t xml:space="preserve">; </w:t>
      </w:r>
      <w:r w:rsidR="00E233EE" w:rsidRPr="00C1593F">
        <w:rPr>
          <w:rFonts w:cs="Arial"/>
          <w:b w:val="0"/>
          <w:szCs w:val="24"/>
          <w:lang w:val="pt-BR"/>
        </w:rPr>
        <w:t>XIA et al., 2020)</w:t>
      </w:r>
      <w:r w:rsidR="006D4F07">
        <w:rPr>
          <w:rFonts w:cs="Arial"/>
          <w:b w:val="0"/>
          <w:szCs w:val="24"/>
          <w:lang w:val="pt-BR"/>
        </w:rPr>
        <w:t xml:space="preserve">. Além disso, </w:t>
      </w:r>
      <w:r w:rsidR="00E233EE" w:rsidRPr="00C1593F">
        <w:rPr>
          <w:rFonts w:cs="Arial"/>
          <w:b w:val="0"/>
          <w:szCs w:val="24"/>
          <w:lang w:val="pt-BR"/>
        </w:rPr>
        <w:t>reduzem a complexidade e dimensionalidade dos dados espectrais (</w:t>
      </w:r>
      <w:r w:rsidR="00097672" w:rsidRPr="00C1593F">
        <w:rPr>
          <w:rFonts w:cs="Arial"/>
          <w:b w:val="0"/>
          <w:szCs w:val="24"/>
          <w:lang w:val="pt-BR"/>
        </w:rPr>
        <w:t xml:space="preserve">ANGELOPOULOU </w:t>
      </w:r>
      <w:r w:rsidR="00E233EE" w:rsidRPr="00C1593F">
        <w:rPr>
          <w:rFonts w:cs="Arial"/>
          <w:b w:val="0"/>
          <w:szCs w:val="24"/>
          <w:lang w:val="pt-BR"/>
        </w:rPr>
        <w:t>et al., 2020</w:t>
      </w:r>
      <w:r w:rsidR="00A40E26" w:rsidRPr="00C1593F">
        <w:rPr>
          <w:rFonts w:cs="Arial"/>
          <w:b w:val="0"/>
          <w:szCs w:val="24"/>
          <w:lang w:val="pt-BR"/>
        </w:rPr>
        <w:t>), extraem informações</w:t>
      </w:r>
      <w:r w:rsidR="00E233EE" w:rsidRPr="00C1593F">
        <w:rPr>
          <w:rFonts w:cs="Arial"/>
          <w:b w:val="0"/>
          <w:szCs w:val="24"/>
          <w:lang w:val="pt-BR"/>
        </w:rPr>
        <w:t xml:space="preserve"> valiosas ocultas entre as bandas (INOUE et al.,</w:t>
      </w:r>
      <w:r w:rsidR="003D382A">
        <w:rPr>
          <w:rFonts w:cs="Arial"/>
          <w:b w:val="0"/>
          <w:szCs w:val="24"/>
          <w:lang w:val="pt-BR"/>
        </w:rPr>
        <w:t>2012</w:t>
      </w:r>
      <w:r w:rsidR="00E233EE" w:rsidRPr="00C1593F">
        <w:rPr>
          <w:rFonts w:cs="Arial"/>
          <w:b w:val="0"/>
          <w:szCs w:val="24"/>
          <w:lang w:val="pt-BR"/>
        </w:rPr>
        <w:t>)</w:t>
      </w:r>
      <w:r w:rsidR="00C1593F">
        <w:rPr>
          <w:rFonts w:cs="Arial"/>
          <w:b w:val="0"/>
          <w:szCs w:val="24"/>
          <w:lang w:val="pt-BR"/>
        </w:rPr>
        <w:t xml:space="preserve"> </w:t>
      </w:r>
      <w:r w:rsidR="00E233EE" w:rsidRPr="00C1593F">
        <w:rPr>
          <w:rFonts w:cs="Arial"/>
          <w:b w:val="0"/>
          <w:szCs w:val="24"/>
          <w:lang w:val="pt-BR"/>
        </w:rPr>
        <w:t xml:space="preserve">e aceleram o </w:t>
      </w:r>
      <w:r w:rsidR="00D07C8F">
        <w:rPr>
          <w:rFonts w:cs="Arial"/>
          <w:b w:val="0"/>
          <w:szCs w:val="24"/>
          <w:lang w:val="pt-BR"/>
        </w:rPr>
        <w:t xml:space="preserve">processamento computacional </w:t>
      </w:r>
      <w:r w:rsidR="00C335D8">
        <w:rPr>
          <w:rFonts w:cs="Arial"/>
          <w:b w:val="0"/>
          <w:szCs w:val="24"/>
          <w:lang w:val="pt-BR"/>
        </w:rPr>
        <w:t>quando se manipulam grandes</w:t>
      </w:r>
      <w:r w:rsidR="00F12EF6">
        <w:rPr>
          <w:rFonts w:cs="Arial"/>
          <w:b w:val="0"/>
          <w:szCs w:val="24"/>
          <w:lang w:val="pt-BR"/>
        </w:rPr>
        <w:t xml:space="preserve"> bancos de dados </w:t>
      </w:r>
      <w:r w:rsidR="00FF0026">
        <w:rPr>
          <w:rFonts w:cs="Arial"/>
          <w:b w:val="0"/>
          <w:szCs w:val="24"/>
          <w:lang w:val="pt-BR"/>
        </w:rPr>
        <w:t>espectrais (</w:t>
      </w:r>
      <w:r w:rsidR="00A40E26" w:rsidRPr="00C1593F">
        <w:rPr>
          <w:rFonts w:cs="Arial"/>
          <w:b w:val="0"/>
          <w:szCs w:val="24"/>
          <w:lang w:val="pt-BR"/>
        </w:rPr>
        <w:t>SAWUT et al., 2018).</w:t>
      </w:r>
      <w:r w:rsidR="00C1593F" w:rsidRPr="00C1593F">
        <w:rPr>
          <w:rFonts w:cs="Arial"/>
          <w:b w:val="0"/>
          <w:szCs w:val="24"/>
          <w:lang w:val="pt-BR"/>
        </w:rPr>
        <w:t xml:space="preserve"> Diversos estudos demonstram a otimização da predição de argila e </w:t>
      </w:r>
      <w:r w:rsidR="006D4F07">
        <w:rPr>
          <w:rFonts w:cs="Arial"/>
          <w:b w:val="0"/>
          <w:szCs w:val="24"/>
          <w:lang w:val="pt-BR"/>
        </w:rPr>
        <w:t>COS</w:t>
      </w:r>
      <w:r w:rsidR="006D4F07" w:rsidRPr="00C1593F">
        <w:rPr>
          <w:rFonts w:cs="Arial"/>
          <w:b w:val="0"/>
          <w:szCs w:val="24"/>
          <w:lang w:val="pt-BR"/>
        </w:rPr>
        <w:t xml:space="preserve"> </w:t>
      </w:r>
      <w:r w:rsidR="00C1593F" w:rsidRPr="00C1593F">
        <w:rPr>
          <w:rFonts w:cs="Arial"/>
          <w:b w:val="0"/>
          <w:szCs w:val="24"/>
          <w:lang w:val="pt-BR"/>
        </w:rPr>
        <w:t xml:space="preserve">com uso de índices espectrais, usados tanto para a construção de modelos de regressão ou como </w:t>
      </w:r>
      <w:r w:rsidR="006D4F07">
        <w:rPr>
          <w:rFonts w:cs="Arial"/>
          <w:b w:val="0"/>
          <w:szCs w:val="24"/>
          <w:lang w:val="pt-BR"/>
        </w:rPr>
        <w:t>potenciais</w:t>
      </w:r>
      <w:r w:rsidR="006D4F07" w:rsidRPr="00C1593F">
        <w:rPr>
          <w:rFonts w:cs="Arial"/>
          <w:b w:val="0"/>
          <w:szCs w:val="24"/>
          <w:lang w:val="pt-BR"/>
        </w:rPr>
        <w:t xml:space="preserve"> </w:t>
      </w:r>
      <w:proofErr w:type="spellStart"/>
      <w:r w:rsidR="00C1593F" w:rsidRPr="00C1593F">
        <w:rPr>
          <w:rFonts w:cs="Arial"/>
          <w:b w:val="0"/>
          <w:szCs w:val="24"/>
          <w:lang w:val="pt-BR"/>
        </w:rPr>
        <w:t>covariáveis</w:t>
      </w:r>
      <w:proofErr w:type="spellEnd"/>
      <w:r w:rsidR="00C1593F" w:rsidRPr="00C1593F">
        <w:rPr>
          <w:rFonts w:cs="Arial"/>
          <w:b w:val="0"/>
          <w:szCs w:val="24"/>
          <w:lang w:val="pt-BR"/>
        </w:rPr>
        <w:t xml:space="preserve"> de métodos estatísticos multivariados (</w:t>
      </w:r>
      <w:r w:rsidR="000258A1" w:rsidRPr="00C1593F">
        <w:rPr>
          <w:rFonts w:cs="Arial"/>
          <w:b w:val="0"/>
          <w:szCs w:val="24"/>
          <w:lang w:val="pt-BR"/>
        </w:rPr>
        <w:t>BARTHOLOMEUS et al., 2008</w:t>
      </w:r>
      <w:r w:rsidR="000258A1">
        <w:rPr>
          <w:rStyle w:val="Refdecomentrio"/>
          <w:rFonts w:eastAsiaTheme="minorHAnsi" w:cstheme="minorBidi"/>
          <w:b w:val="0"/>
          <w:lang w:val="pt-BR"/>
        </w:rPr>
        <w:commentReference w:id="26"/>
      </w:r>
      <w:r w:rsidR="000258A1">
        <w:rPr>
          <w:rFonts w:cs="Arial"/>
          <w:b w:val="0"/>
          <w:szCs w:val="24"/>
          <w:lang w:val="pt-BR"/>
        </w:rPr>
        <w:t xml:space="preserve">; </w:t>
      </w:r>
      <w:r w:rsidR="000258A1" w:rsidRPr="00C1593F">
        <w:rPr>
          <w:rFonts w:cs="Arial"/>
          <w:b w:val="0"/>
          <w:szCs w:val="24"/>
          <w:lang w:val="pt-BR"/>
        </w:rPr>
        <w:t>JIN et al., 2016</w:t>
      </w:r>
      <w:r w:rsidR="000258A1">
        <w:rPr>
          <w:rFonts w:cs="Arial"/>
          <w:b w:val="0"/>
          <w:szCs w:val="24"/>
          <w:lang w:val="pt-BR"/>
        </w:rPr>
        <w:t xml:space="preserve">; </w:t>
      </w:r>
      <w:r w:rsidR="00C1593F" w:rsidRPr="00C1593F">
        <w:rPr>
          <w:rFonts w:cs="Arial"/>
          <w:b w:val="0"/>
          <w:szCs w:val="24"/>
          <w:lang w:val="pt-BR"/>
        </w:rPr>
        <w:t>JIN et al., 2017; BAO et al., 2017,</w:t>
      </w:r>
      <w:r w:rsidR="000258A1">
        <w:rPr>
          <w:rFonts w:cs="Arial"/>
          <w:b w:val="0"/>
          <w:szCs w:val="24"/>
          <w:lang w:val="pt-BR"/>
        </w:rPr>
        <w:t xml:space="preserve"> </w:t>
      </w:r>
      <w:r w:rsidR="00FB60D6" w:rsidRPr="00C1593F">
        <w:rPr>
          <w:rFonts w:cs="Arial"/>
          <w:b w:val="0"/>
          <w:szCs w:val="24"/>
          <w:lang w:val="pt-BR"/>
        </w:rPr>
        <w:t xml:space="preserve">HONG et al., 2018; </w:t>
      </w:r>
      <w:r w:rsidR="000258A1" w:rsidRPr="00C1593F">
        <w:rPr>
          <w:rFonts w:cs="Arial"/>
          <w:b w:val="0"/>
          <w:szCs w:val="24"/>
          <w:lang w:val="pt-BR"/>
        </w:rPr>
        <w:t>XIA et al., 2020;</w:t>
      </w:r>
      <w:r w:rsidR="00C1593F" w:rsidRPr="00C1593F">
        <w:rPr>
          <w:rStyle w:val="title-text"/>
          <w:rFonts w:cs="Arial"/>
          <w:b w:val="0"/>
          <w:lang w:val="pt-BR"/>
        </w:rPr>
        <w:t>).</w:t>
      </w:r>
      <w:del w:id="27" w:author="JMMB" w:date="2021-04-04T10:21:00Z">
        <w:r w:rsidR="00C1593F" w:rsidRPr="00C1593F" w:rsidDel="006D4F07">
          <w:rPr>
            <w:rStyle w:val="title-text"/>
            <w:rFonts w:cs="Arial"/>
            <w:b w:val="0"/>
            <w:lang w:val="pt-BR"/>
          </w:rPr>
          <w:delText xml:space="preserve">  </w:delText>
        </w:r>
      </w:del>
    </w:p>
    <w:p w14:paraId="2E3003D0" w14:textId="60F39C83" w:rsidR="00587804" w:rsidRDefault="00067B63" w:rsidP="00C1593F">
      <w:pPr>
        <w:ind w:firstLine="360"/>
        <w:rPr>
          <w:ins w:id="28" w:author="JMMB" w:date="2021-04-04T10:30:00Z"/>
          <w:rFonts w:cs="Arial"/>
          <w:szCs w:val="24"/>
        </w:rPr>
      </w:pPr>
      <w:commentRangeStart w:id="29"/>
      <w:r w:rsidRPr="00C249C1">
        <w:rPr>
          <w:rFonts w:cs="Arial"/>
          <w:szCs w:val="24"/>
        </w:rPr>
        <w:t xml:space="preserve"> </w:t>
      </w:r>
      <w:proofErr w:type="gramStart"/>
      <w:r>
        <w:rPr>
          <w:rFonts w:cs="Arial"/>
          <w:szCs w:val="24"/>
        </w:rPr>
        <w:t xml:space="preserve">Atualmente, </w:t>
      </w:r>
      <w:r w:rsidR="00C1593F" w:rsidRPr="00C249C1">
        <w:rPr>
          <w:rFonts w:cs="Arial"/>
          <w:szCs w:val="24"/>
        </w:rPr>
        <w:t xml:space="preserve"> 33</w:t>
      </w:r>
      <w:proofErr w:type="gramEnd"/>
      <w:r w:rsidR="00C1593F" w:rsidRPr="00C249C1">
        <w:rPr>
          <w:rFonts w:cs="Arial"/>
          <w:szCs w:val="24"/>
        </w:rPr>
        <w:t xml:space="preserve"> % dos solos mundiais estão degradados e até 2050 poderá atingir o patamar de 90 % (</w:t>
      </w:r>
      <w:r w:rsidR="00C1593F" w:rsidRPr="00C1593F">
        <w:rPr>
          <w:rFonts w:cs="Arial"/>
          <w:color w:val="000000" w:themeColor="text1"/>
          <w:szCs w:val="24"/>
        </w:rPr>
        <w:t>FAO; ITPS, 2015</w:t>
      </w:r>
      <w:r w:rsidR="00C1593F" w:rsidRPr="00C249C1">
        <w:rPr>
          <w:rFonts w:cs="Arial"/>
          <w:szCs w:val="24"/>
        </w:rPr>
        <w:t>). Isso implicaria em uma redução</w:t>
      </w:r>
      <w:commentRangeStart w:id="30"/>
      <w:r w:rsidR="00C1593F" w:rsidRPr="00C249C1">
        <w:rPr>
          <w:rFonts w:cs="Arial"/>
          <w:szCs w:val="24"/>
        </w:rPr>
        <w:t xml:space="preserve"> </w:t>
      </w:r>
      <w:commentRangeEnd w:id="30"/>
      <w:r w:rsidR="006D4F07">
        <w:rPr>
          <w:rStyle w:val="Refdecomentrio"/>
        </w:rPr>
        <w:commentReference w:id="30"/>
      </w:r>
      <w:r w:rsidR="00C1593F" w:rsidRPr="00C249C1">
        <w:rPr>
          <w:rFonts w:cs="Arial"/>
          <w:szCs w:val="24"/>
        </w:rPr>
        <w:t xml:space="preserve">de 50% na produtividade das culturas agrícolas, levando em conta que 95% dos alimentos são </w:t>
      </w:r>
      <w:proofErr w:type="gramStart"/>
      <w:r w:rsidR="00C1593F" w:rsidRPr="00C249C1">
        <w:rPr>
          <w:rFonts w:cs="Arial"/>
          <w:szCs w:val="24"/>
        </w:rPr>
        <w:t>direta</w:t>
      </w:r>
      <w:proofErr w:type="gramEnd"/>
      <w:r w:rsidR="00C1593F" w:rsidRPr="00C249C1">
        <w:rPr>
          <w:rFonts w:cs="Arial"/>
          <w:szCs w:val="24"/>
        </w:rPr>
        <w:t xml:space="preserve"> ou indiretamente produzidos no solo (</w:t>
      </w:r>
      <w:r w:rsidR="00C1593F" w:rsidRPr="00C1593F">
        <w:rPr>
          <w:rFonts w:cs="Arial"/>
          <w:color w:val="000000" w:themeColor="text1"/>
          <w:szCs w:val="24"/>
        </w:rPr>
        <w:t>FAO, 2015</w:t>
      </w:r>
      <w:r w:rsidR="00C1593F" w:rsidRPr="00C249C1">
        <w:rPr>
          <w:rFonts w:cs="Arial"/>
          <w:szCs w:val="24"/>
        </w:rPr>
        <w:t>). Em face desse panorama preocupante, aumentou-se a demanda por informações das propriedades de solo, nesse caso de COS e argila, em altas resoluções (</w:t>
      </w:r>
      <w:r w:rsidR="00C1593F" w:rsidRPr="00C1593F">
        <w:rPr>
          <w:rFonts w:cs="Arial"/>
          <w:color w:val="000000" w:themeColor="text1"/>
          <w:szCs w:val="24"/>
        </w:rPr>
        <w:t>NOCITA et al., 2015</w:t>
      </w:r>
      <w:r w:rsidR="00C1593F" w:rsidRPr="00C249C1">
        <w:rPr>
          <w:rFonts w:cs="Arial"/>
          <w:szCs w:val="24"/>
        </w:rPr>
        <w:t>) que auxiliarão no enfrentamento dos desafios impostos pela segurança alimentar, mudança climática, degradação ambiental, escassez hídrica e perda de biodiversidade (</w:t>
      </w:r>
      <w:r w:rsidR="00C1593F" w:rsidRPr="00C1593F">
        <w:rPr>
          <w:rFonts w:cs="Arial"/>
          <w:color w:val="000000" w:themeColor="text1"/>
          <w:szCs w:val="24"/>
        </w:rPr>
        <w:t>SÁNCHEZ et al., 2009</w:t>
      </w:r>
      <w:r w:rsidR="00C1593F" w:rsidRPr="00C249C1">
        <w:rPr>
          <w:rFonts w:cs="Arial"/>
          <w:szCs w:val="24"/>
        </w:rPr>
        <w:t xml:space="preserve">). </w:t>
      </w:r>
      <w:commentRangeEnd w:id="29"/>
      <w:r w:rsidR="00587804">
        <w:rPr>
          <w:rStyle w:val="Refdecomentrio"/>
        </w:rPr>
        <w:commentReference w:id="29"/>
      </w:r>
    </w:p>
    <w:p w14:paraId="090AB0A3" w14:textId="675AF205" w:rsidR="00C1593F" w:rsidRPr="00C249C1" w:rsidRDefault="00C1593F" w:rsidP="00C1593F">
      <w:pPr>
        <w:ind w:firstLine="360"/>
        <w:rPr>
          <w:rFonts w:cs="Arial"/>
          <w:b/>
          <w:szCs w:val="24"/>
        </w:rPr>
      </w:pPr>
      <w:r w:rsidRPr="00C249C1">
        <w:rPr>
          <w:rFonts w:cs="Arial"/>
          <w:szCs w:val="24"/>
        </w:rPr>
        <w:t xml:space="preserve">Portanto, o conhecimento </w:t>
      </w:r>
      <w:r w:rsidR="00587804" w:rsidRPr="00C249C1">
        <w:rPr>
          <w:rFonts w:cs="Arial"/>
          <w:szCs w:val="24"/>
        </w:rPr>
        <w:t>d</w:t>
      </w:r>
      <w:r w:rsidR="00587804">
        <w:rPr>
          <w:rFonts w:cs="Arial"/>
          <w:szCs w:val="24"/>
        </w:rPr>
        <w:t>o conteúdo</w:t>
      </w:r>
      <w:r w:rsidRPr="00C249C1">
        <w:rPr>
          <w:rFonts w:cs="Arial"/>
          <w:szCs w:val="24"/>
        </w:rPr>
        <w:t xml:space="preserve">, variabilidade e distribuição de COS e argila é imprescindível para </w:t>
      </w:r>
      <w:r w:rsidR="00587804">
        <w:rPr>
          <w:rFonts w:cs="Arial"/>
          <w:szCs w:val="24"/>
        </w:rPr>
        <w:t xml:space="preserve">prover uma atividade agrícola sustentável e ao mesmo tempo fornecer dados para </w:t>
      </w:r>
      <w:r w:rsidRPr="00C249C1">
        <w:rPr>
          <w:rFonts w:cs="Arial"/>
          <w:szCs w:val="24"/>
        </w:rPr>
        <w:t xml:space="preserve">a análise de cenários globais, sobretudo nos </w:t>
      </w:r>
      <w:r w:rsidR="00587804">
        <w:rPr>
          <w:rFonts w:cs="Arial"/>
          <w:szCs w:val="24"/>
        </w:rPr>
        <w:t>E</w:t>
      </w:r>
      <w:r w:rsidR="00587804" w:rsidRPr="00C249C1">
        <w:rPr>
          <w:rFonts w:cs="Arial"/>
          <w:szCs w:val="24"/>
        </w:rPr>
        <w:t xml:space="preserve">stados </w:t>
      </w:r>
      <w:r w:rsidRPr="00C249C1">
        <w:rPr>
          <w:rFonts w:cs="Arial"/>
          <w:szCs w:val="24"/>
        </w:rPr>
        <w:t xml:space="preserve">do Rio </w:t>
      </w:r>
      <w:r w:rsidRPr="00C249C1">
        <w:rPr>
          <w:rFonts w:cs="Arial"/>
          <w:szCs w:val="24"/>
        </w:rPr>
        <w:lastRenderedPageBreak/>
        <w:t>Grande do Sul e Santa Catarina</w:t>
      </w:r>
      <w:r w:rsidR="00587804">
        <w:rPr>
          <w:rFonts w:cs="Arial"/>
          <w:szCs w:val="24"/>
        </w:rPr>
        <w:t xml:space="preserve"> na região sul do Brasil</w:t>
      </w:r>
      <w:r w:rsidRPr="00C249C1">
        <w:rPr>
          <w:rFonts w:cs="Arial"/>
          <w:szCs w:val="24"/>
        </w:rPr>
        <w:t xml:space="preserve">. Além disso, não há estudos focados na aplicação de índices espectrais na predição de COS e argila em solos subtropicais brasileiros. </w:t>
      </w:r>
      <w:r w:rsidR="0042195E">
        <w:rPr>
          <w:rFonts w:cs="Arial"/>
          <w:szCs w:val="24"/>
        </w:rPr>
        <w:t>Diante desse cenário</w:t>
      </w:r>
      <w:r w:rsidRPr="00C249C1">
        <w:rPr>
          <w:rFonts w:cs="Arial"/>
          <w:szCs w:val="24"/>
        </w:rPr>
        <w:t xml:space="preserve">, o objetivo desse trabalho foi </w:t>
      </w:r>
      <w:r w:rsidR="00587804">
        <w:rPr>
          <w:rFonts w:cs="Arial"/>
          <w:szCs w:val="24"/>
        </w:rPr>
        <w:t>avaliar</w:t>
      </w:r>
      <w:r w:rsidR="00587804" w:rsidRPr="00C249C1">
        <w:rPr>
          <w:rFonts w:cs="Arial"/>
          <w:szCs w:val="24"/>
        </w:rPr>
        <w:t xml:space="preserve"> </w:t>
      </w:r>
      <w:r w:rsidRPr="00C249C1">
        <w:rPr>
          <w:rFonts w:cs="Arial"/>
          <w:szCs w:val="24"/>
        </w:rPr>
        <w:t xml:space="preserve">o </w:t>
      </w:r>
      <w:r w:rsidR="00587804">
        <w:rPr>
          <w:rFonts w:cs="Arial"/>
          <w:szCs w:val="24"/>
        </w:rPr>
        <w:t xml:space="preserve">uso </w:t>
      </w:r>
      <w:r w:rsidRPr="00C249C1">
        <w:rPr>
          <w:rFonts w:cs="Arial"/>
          <w:szCs w:val="24"/>
        </w:rPr>
        <w:t xml:space="preserve">dos índices espectrais simulados brutos e </w:t>
      </w:r>
      <w:proofErr w:type="spellStart"/>
      <w:r w:rsidRPr="00C249C1">
        <w:rPr>
          <w:rFonts w:cs="Arial"/>
          <w:szCs w:val="24"/>
        </w:rPr>
        <w:t>pré</w:t>
      </w:r>
      <w:proofErr w:type="spellEnd"/>
      <w:r w:rsidRPr="00C249C1">
        <w:rPr>
          <w:rFonts w:cs="Arial"/>
          <w:szCs w:val="24"/>
        </w:rPr>
        <w:t xml:space="preserve">-processados como </w:t>
      </w:r>
      <w:proofErr w:type="spellStart"/>
      <w:r w:rsidRPr="00C249C1">
        <w:rPr>
          <w:rFonts w:cs="Arial"/>
          <w:szCs w:val="24"/>
        </w:rPr>
        <w:t>covariáveis</w:t>
      </w:r>
      <w:proofErr w:type="spellEnd"/>
      <w:r w:rsidRPr="00C249C1">
        <w:rPr>
          <w:rFonts w:cs="Arial"/>
          <w:szCs w:val="24"/>
        </w:rPr>
        <w:t xml:space="preserve"> </w:t>
      </w:r>
      <w:proofErr w:type="spellStart"/>
      <w:r w:rsidRPr="00C249C1">
        <w:rPr>
          <w:rFonts w:cs="Arial"/>
          <w:szCs w:val="24"/>
        </w:rPr>
        <w:t>preditoras</w:t>
      </w:r>
      <w:proofErr w:type="spellEnd"/>
      <w:r w:rsidRPr="00C249C1">
        <w:rPr>
          <w:rFonts w:cs="Arial"/>
          <w:szCs w:val="24"/>
        </w:rPr>
        <w:t xml:space="preserve"> </w:t>
      </w:r>
      <w:r w:rsidR="00587804">
        <w:rPr>
          <w:rFonts w:cs="Arial"/>
          <w:szCs w:val="24"/>
        </w:rPr>
        <w:t xml:space="preserve">em modelos preditivos </w:t>
      </w:r>
      <w:r w:rsidRPr="00C249C1">
        <w:rPr>
          <w:rFonts w:cs="Arial"/>
          <w:szCs w:val="24"/>
        </w:rPr>
        <w:t>dos teores de COS e argila em solos subtropicais do Sul do Brasil.</w:t>
      </w:r>
    </w:p>
    <w:p w14:paraId="409757A8" w14:textId="77777777" w:rsidR="00C1593F" w:rsidRPr="00C1593F" w:rsidRDefault="00C1593F" w:rsidP="00C1593F"/>
    <w:p w14:paraId="16F2067D" w14:textId="0FCF2483" w:rsidR="00E233EE" w:rsidRPr="00C1593F" w:rsidRDefault="00E233EE" w:rsidP="00E233EE"/>
    <w:p w14:paraId="52D9AC5E" w14:textId="77777777" w:rsidR="000058A9" w:rsidRPr="00C1593F" w:rsidRDefault="000058A9" w:rsidP="000058A9">
      <w:pPr>
        <w:rPr>
          <w:rFonts w:cs="Arial"/>
        </w:rPr>
      </w:pPr>
    </w:p>
    <w:p w14:paraId="7F2563F6" w14:textId="77777777" w:rsidR="00CB1FFD" w:rsidRPr="00C1593F" w:rsidRDefault="00CB1FFD" w:rsidP="00884BC7">
      <w:pPr>
        <w:rPr>
          <w:rFonts w:cs="Arial"/>
        </w:rPr>
      </w:pPr>
    </w:p>
    <w:p w14:paraId="5878D3AB" w14:textId="77777777" w:rsidR="00CB1FFD" w:rsidRPr="00C1593F" w:rsidRDefault="00CB1FFD" w:rsidP="00884BC7">
      <w:pPr>
        <w:rPr>
          <w:rFonts w:cs="Arial"/>
        </w:rPr>
      </w:pPr>
    </w:p>
    <w:p w14:paraId="2E5D3857" w14:textId="77777777" w:rsidR="00CB1FFD" w:rsidRPr="00C1593F" w:rsidRDefault="00CB1FFD" w:rsidP="00884BC7">
      <w:pPr>
        <w:rPr>
          <w:rFonts w:cs="Arial"/>
        </w:rPr>
      </w:pPr>
    </w:p>
    <w:p w14:paraId="494726B0" w14:textId="77777777" w:rsidR="00CB1FFD" w:rsidRPr="00C1593F" w:rsidRDefault="00CB1FFD" w:rsidP="00884BC7">
      <w:pPr>
        <w:rPr>
          <w:rFonts w:cs="Arial"/>
        </w:rPr>
      </w:pPr>
    </w:p>
    <w:p w14:paraId="49A419E9" w14:textId="77777777" w:rsidR="00CB1FFD" w:rsidRPr="00C1593F" w:rsidRDefault="00CB1FFD" w:rsidP="00884BC7">
      <w:pPr>
        <w:rPr>
          <w:rFonts w:cs="Arial"/>
        </w:rPr>
      </w:pPr>
    </w:p>
    <w:p w14:paraId="3782CFAB" w14:textId="77777777" w:rsidR="00CB1FFD" w:rsidRPr="00C1593F" w:rsidRDefault="00CB1FFD" w:rsidP="00884BC7">
      <w:pPr>
        <w:rPr>
          <w:rFonts w:cs="Arial"/>
        </w:rPr>
      </w:pPr>
    </w:p>
    <w:p w14:paraId="3065ACA9" w14:textId="77777777" w:rsidR="00CB1FFD" w:rsidRPr="00C1593F" w:rsidRDefault="00CB1FFD" w:rsidP="00884BC7">
      <w:pPr>
        <w:rPr>
          <w:rFonts w:cs="Arial"/>
        </w:rPr>
      </w:pPr>
    </w:p>
    <w:p w14:paraId="479DAB8E" w14:textId="77777777" w:rsidR="00CB1FFD" w:rsidRPr="00C1593F" w:rsidRDefault="00CB1FFD" w:rsidP="00884BC7">
      <w:pPr>
        <w:rPr>
          <w:rFonts w:cs="Arial"/>
        </w:rPr>
      </w:pPr>
    </w:p>
    <w:p w14:paraId="06CB5077" w14:textId="77777777" w:rsidR="00CB1FFD" w:rsidRPr="00C1593F" w:rsidRDefault="00CB1FFD" w:rsidP="00884BC7">
      <w:pPr>
        <w:rPr>
          <w:rFonts w:cs="Arial"/>
        </w:rPr>
      </w:pPr>
    </w:p>
    <w:p w14:paraId="40DA8B98" w14:textId="77777777" w:rsidR="00CB1FFD" w:rsidRPr="00C1593F" w:rsidRDefault="00CB1FFD" w:rsidP="00884BC7">
      <w:pPr>
        <w:rPr>
          <w:rFonts w:cs="Arial"/>
        </w:rPr>
      </w:pPr>
    </w:p>
    <w:p w14:paraId="1B2A200F" w14:textId="77777777" w:rsidR="00CB1FFD" w:rsidRPr="00C1593F" w:rsidRDefault="00CB1FFD" w:rsidP="00884BC7">
      <w:pPr>
        <w:rPr>
          <w:rFonts w:cs="Arial"/>
        </w:rPr>
      </w:pPr>
    </w:p>
    <w:p w14:paraId="3A1CB11F" w14:textId="77777777" w:rsidR="00CB1FFD" w:rsidRPr="00C1593F" w:rsidRDefault="00CB1FFD" w:rsidP="00884BC7">
      <w:pPr>
        <w:rPr>
          <w:rFonts w:cs="Arial"/>
        </w:rPr>
      </w:pPr>
    </w:p>
    <w:p w14:paraId="79C3CBA6" w14:textId="77777777" w:rsidR="00CB1FFD" w:rsidRPr="00C1593F" w:rsidRDefault="00CB1FFD" w:rsidP="00884BC7">
      <w:pPr>
        <w:rPr>
          <w:rFonts w:cs="Arial"/>
        </w:rPr>
      </w:pPr>
    </w:p>
    <w:p w14:paraId="676893E4" w14:textId="77777777" w:rsidR="00CB1FFD" w:rsidRPr="00C1593F" w:rsidRDefault="00CB1FFD" w:rsidP="00884BC7">
      <w:pPr>
        <w:rPr>
          <w:rFonts w:cs="Arial"/>
        </w:rPr>
      </w:pPr>
    </w:p>
    <w:p w14:paraId="31FE83F2" w14:textId="77777777" w:rsidR="00CB1FFD" w:rsidRPr="00C1593F" w:rsidRDefault="00CB1FFD" w:rsidP="00884BC7">
      <w:pPr>
        <w:rPr>
          <w:rFonts w:cs="Arial"/>
        </w:rPr>
      </w:pPr>
    </w:p>
    <w:p w14:paraId="0C18A6E5" w14:textId="77777777" w:rsidR="00CB1FFD" w:rsidRPr="00C1593F" w:rsidRDefault="00CB1FFD" w:rsidP="00884BC7">
      <w:pPr>
        <w:rPr>
          <w:rFonts w:cs="Arial"/>
        </w:rPr>
      </w:pPr>
    </w:p>
    <w:p w14:paraId="28C759B6" w14:textId="77777777" w:rsidR="00CB1FFD" w:rsidRPr="00C1593F" w:rsidRDefault="00CB1FFD" w:rsidP="00884BC7">
      <w:pPr>
        <w:rPr>
          <w:rFonts w:cs="Arial"/>
        </w:rPr>
      </w:pPr>
    </w:p>
    <w:p w14:paraId="02C96FA4" w14:textId="77777777" w:rsidR="00CB1FFD" w:rsidRPr="00C1593F" w:rsidRDefault="00CB1FFD" w:rsidP="00884BC7">
      <w:pPr>
        <w:rPr>
          <w:rFonts w:cs="Arial"/>
        </w:rPr>
      </w:pPr>
    </w:p>
    <w:p w14:paraId="04CC95DD" w14:textId="77777777" w:rsidR="00CB1FFD" w:rsidRPr="00C1593F" w:rsidRDefault="00CB1FFD" w:rsidP="00884BC7">
      <w:pPr>
        <w:rPr>
          <w:rFonts w:cs="Arial"/>
        </w:rPr>
      </w:pPr>
    </w:p>
    <w:p w14:paraId="379DE401" w14:textId="77777777" w:rsidR="00CB1FFD" w:rsidRPr="00C1593F" w:rsidRDefault="00CB1FFD" w:rsidP="00884BC7">
      <w:pPr>
        <w:rPr>
          <w:rFonts w:cs="Arial"/>
        </w:rPr>
      </w:pPr>
    </w:p>
    <w:p w14:paraId="3F40C4FC" w14:textId="77777777" w:rsidR="00CB1FFD" w:rsidRPr="00C1593F" w:rsidRDefault="00CB1FFD" w:rsidP="00884BC7">
      <w:pPr>
        <w:rPr>
          <w:rFonts w:cs="Arial"/>
        </w:rPr>
      </w:pPr>
    </w:p>
    <w:p w14:paraId="42AEE88C" w14:textId="77777777" w:rsidR="00E520FD" w:rsidRPr="00C1593F" w:rsidRDefault="00E520FD" w:rsidP="00E520FD">
      <w:pPr>
        <w:ind w:firstLine="0"/>
        <w:rPr>
          <w:rFonts w:cs="Arial"/>
        </w:rPr>
      </w:pPr>
    </w:p>
    <w:p w14:paraId="77CE75B7" w14:textId="77777777" w:rsidR="00CB1FFD" w:rsidRPr="00C1593F" w:rsidRDefault="00CB1FFD" w:rsidP="00BB455E">
      <w:pPr>
        <w:ind w:firstLine="0"/>
        <w:rPr>
          <w:rFonts w:cs="Arial"/>
        </w:rPr>
      </w:pPr>
    </w:p>
    <w:p w14:paraId="5F515F9E" w14:textId="77777777" w:rsidR="00D03F27" w:rsidRDefault="00D03F27" w:rsidP="000058A9">
      <w:pPr>
        <w:pStyle w:val="Ttulo1"/>
        <w:rPr>
          <w:ins w:id="31" w:author="Liliane" w:date="2021-04-18T23:03:00Z"/>
          <w:rFonts w:cs="Arial"/>
          <w:lang w:val="pt-BR"/>
        </w:rPr>
      </w:pPr>
      <w:bookmarkStart w:id="32" w:name="_30j0zll" w:colFirst="0" w:colLast="0"/>
      <w:bookmarkStart w:id="33" w:name="_Toc518373190"/>
      <w:bookmarkEnd w:id="32"/>
    </w:p>
    <w:p w14:paraId="3F02EEC5" w14:textId="77777777" w:rsidR="000058A9" w:rsidRPr="005E2653" w:rsidRDefault="000058A9" w:rsidP="000058A9">
      <w:pPr>
        <w:pStyle w:val="Ttulo1"/>
        <w:rPr>
          <w:rFonts w:cs="Arial"/>
          <w:lang w:val="pt-BR"/>
        </w:rPr>
      </w:pPr>
      <w:r w:rsidRPr="005E2653">
        <w:rPr>
          <w:rFonts w:cs="Arial"/>
          <w:lang w:val="pt-BR"/>
        </w:rPr>
        <w:t>2 REVISÃO BIBLIOGRÁFICA</w:t>
      </w:r>
      <w:bookmarkEnd w:id="33"/>
    </w:p>
    <w:p w14:paraId="6E8EC957" w14:textId="77777777" w:rsidR="000058A9" w:rsidRPr="005E2653" w:rsidRDefault="000058A9" w:rsidP="000058A9">
      <w:pPr>
        <w:rPr>
          <w:rFonts w:cs="Arial"/>
        </w:rPr>
      </w:pPr>
    </w:p>
    <w:p w14:paraId="76CEFD46" w14:textId="01A6C029" w:rsidR="000058A9" w:rsidRDefault="000058A9" w:rsidP="000058A9">
      <w:pPr>
        <w:pStyle w:val="Ttulo2"/>
        <w:rPr>
          <w:rFonts w:cs="Arial"/>
          <w:lang w:val="pt-BR"/>
        </w:rPr>
      </w:pPr>
      <w:bookmarkStart w:id="34" w:name="_1fob9te" w:colFirst="0" w:colLast="0"/>
      <w:bookmarkStart w:id="35" w:name="_Toc518373191"/>
      <w:bookmarkEnd w:id="34"/>
      <w:r w:rsidRPr="005E2653">
        <w:rPr>
          <w:rFonts w:cs="Arial"/>
          <w:lang w:val="pt-BR"/>
        </w:rPr>
        <w:t xml:space="preserve">2.1 </w:t>
      </w:r>
      <w:bookmarkEnd w:id="35"/>
      <w:r w:rsidR="00A9735E">
        <w:rPr>
          <w:rFonts w:cs="Arial"/>
          <w:lang w:val="pt-BR"/>
        </w:rPr>
        <w:t>CARBONO ORGÂNICO DO SOLO</w:t>
      </w:r>
    </w:p>
    <w:p w14:paraId="7526A375" w14:textId="4107CC75" w:rsidR="00A9735E" w:rsidRDefault="00A9735E" w:rsidP="00A9735E">
      <w:pPr>
        <w:pStyle w:val="PargrafodaLista"/>
        <w:ind w:left="0" w:firstLine="792"/>
        <w:rPr>
          <w:rFonts w:cs="Arial"/>
          <w:color w:val="000000" w:themeColor="text1"/>
          <w:szCs w:val="24"/>
        </w:rPr>
      </w:pPr>
      <w:r w:rsidRPr="00C249C1">
        <w:rPr>
          <w:rFonts w:cs="Arial"/>
          <w:szCs w:val="24"/>
        </w:rPr>
        <w:t xml:space="preserve">A matéria orgânica do solo (MOS) integra a fração sólida </w:t>
      </w:r>
      <w:r w:rsidR="00587804">
        <w:rPr>
          <w:rFonts w:cs="Arial"/>
          <w:szCs w:val="24"/>
        </w:rPr>
        <w:t xml:space="preserve">orgânica </w:t>
      </w:r>
      <w:r w:rsidRPr="00C249C1">
        <w:rPr>
          <w:rFonts w:cs="Arial"/>
          <w:szCs w:val="24"/>
        </w:rPr>
        <w:t xml:space="preserve">do sistema trifásico e é constituída por resíduos vegetais e animais em vários estágios de decomposição, variando desde materiais frescos não decompostos, parcialmente decompostos, produtos de decomposição até totalmente decomposto, caracterizado </w:t>
      </w:r>
      <w:proofErr w:type="gramStart"/>
      <w:r w:rsidRPr="00C249C1">
        <w:rPr>
          <w:rFonts w:cs="Arial"/>
          <w:szCs w:val="24"/>
        </w:rPr>
        <w:t>pelo húmus</w:t>
      </w:r>
      <w:proofErr w:type="gramEnd"/>
      <w:r w:rsidRPr="00C249C1">
        <w:rPr>
          <w:rFonts w:cs="Arial"/>
          <w:szCs w:val="24"/>
        </w:rPr>
        <w:t>.</w:t>
      </w:r>
      <w:r>
        <w:rPr>
          <w:rFonts w:cs="Arial"/>
          <w:szCs w:val="24"/>
        </w:rPr>
        <w:t xml:space="preserve"> Os resíduos animais e vegetais </w:t>
      </w:r>
      <w:r w:rsidRPr="00C249C1">
        <w:rPr>
          <w:rFonts w:cs="Arial"/>
          <w:szCs w:val="24"/>
        </w:rPr>
        <w:t xml:space="preserve">contém açucares, celulose, </w:t>
      </w:r>
      <w:proofErr w:type="spellStart"/>
      <w:r w:rsidRPr="00C249C1">
        <w:rPr>
          <w:rFonts w:cs="Arial"/>
          <w:szCs w:val="24"/>
        </w:rPr>
        <w:t>hemicelulose</w:t>
      </w:r>
      <w:proofErr w:type="spellEnd"/>
      <w:r w:rsidRPr="00C249C1">
        <w:rPr>
          <w:rFonts w:cs="Arial"/>
          <w:szCs w:val="24"/>
        </w:rPr>
        <w:t xml:space="preserve">, proteínas, lipídios que quando incorporados ao solo são rapidamente decompostos pelos microrganismos enquanto a lignina é degradada lentamente. Com isso, acumula-se no solo produtos de decomposição lenta e substâncias </w:t>
      </w:r>
      <w:proofErr w:type="spellStart"/>
      <w:r w:rsidRPr="00C249C1">
        <w:rPr>
          <w:rFonts w:cs="Arial"/>
          <w:szCs w:val="24"/>
        </w:rPr>
        <w:t>ressintetizadas</w:t>
      </w:r>
      <w:proofErr w:type="spellEnd"/>
      <w:r w:rsidRPr="00C249C1">
        <w:rPr>
          <w:rFonts w:cs="Arial"/>
          <w:szCs w:val="24"/>
        </w:rPr>
        <w:t xml:space="preserve"> que formam associações complexas com os minerais do solo, sobretudo a argila. </w:t>
      </w:r>
      <w:proofErr w:type="gramStart"/>
      <w:r w:rsidRPr="00C249C1">
        <w:rPr>
          <w:rFonts w:cs="Arial"/>
          <w:szCs w:val="24"/>
        </w:rPr>
        <w:t>O húmus</w:t>
      </w:r>
      <w:proofErr w:type="gramEnd"/>
      <w:r w:rsidRPr="00C249C1">
        <w:rPr>
          <w:rFonts w:cs="Arial"/>
          <w:szCs w:val="24"/>
        </w:rPr>
        <w:t xml:space="preserve"> ou matéria orgânica completamente decomposta é construída ao longo de séculos ou até milênios em virtude da contínua decomposição, </w:t>
      </w:r>
      <w:proofErr w:type="spellStart"/>
      <w:r w:rsidRPr="00C249C1">
        <w:rPr>
          <w:rFonts w:cs="Arial"/>
          <w:szCs w:val="24"/>
        </w:rPr>
        <w:t>ressíntese</w:t>
      </w:r>
      <w:proofErr w:type="spellEnd"/>
      <w:r w:rsidRPr="00C249C1">
        <w:rPr>
          <w:rFonts w:cs="Arial"/>
          <w:szCs w:val="24"/>
        </w:rPr>
        <w:t xml:space="preserve"> e </w:t>
      </w:r>
      <w:proofErr w:type="spellStart"/>
      <w:r w:rsidRPr="00C249C1">
        <w:rPr>
          <w:rFonts w:cs="Arial"/>
          <w:szCs w:val="24"/>
        </w:rPr>
        <w:t>complexação</w:t>
      </w:r>
      <w:proofErr w:type="spellEnd"/>
      <w:r w:rsidRPr="00C249C1">
        <w:rPr>
          <w:rFonts w:cs="Arial"/>
          <w:szCs w:val="24"/>
        </w:rPr>
        <w:t xml:space="preserve"> (</w:t>
      </w:r>
      <w:r w:rsidRPr="00A9735E">
        <w:rPr>
          <w:rFonts w:cs="Arial"/>
          <w:color w:val="000000" w:themeColor="text1"/>
          <w:szCs w:val="24"/>
        </w:rPr>
        <w:t>OSMAN, 2013)</w:t>
      </w:r>
      <w:r>
        <w:rPr>
          <w:rFonts w:cs="Arial"/>
          <w:color w:val="000000" w:themeColor="text1"/>
          <w:szCs w:val="24"/>
        </w:rPr>
        <w:t>.</w:t>
      </w:r>
    </w:p>
    <w:p w14:paraId="51A5DACE" w14:textId="61CBE1B5" w:rsidR="00B70628" w:rsidRDefault="00B70628" w:rsidP="00933F7F">
      <w:pPr>
        <w:ind w:firstLine="720"/>
        <w:rPr>
          <w:rFonts w:cs="Arial"/>
          <w:color w:val="000000" w:themeColor="text1"/>
          <w:szCs w:val="24"/>
        </w:rPr>
      </w:pPr>
      <w:r>
        <w:rPr>
          <w:rFonts w:cs="Arial"/>
          <w:color w:val="000000" w:themeColor="text1"/>
          <w:szCs w:val="24"/>
        </w:rPr>
        <w:t>A matéria orgânica do solo é uma combinação complexa de diversos materiais orgânicos, contendo vários grupos</w:t>
      </w:r>
      <w:r w:rsidR="00450B87">
        <w:rPr>
          <w:rFonts w:cs="Arial"/>
          <w:color w:val="000000" w:themeColor="text1"/>
          <w:szCs w:val="24"/>
        </w:rPr>
        <w:t xml:space="preserve"> funcionais</w:t>
      </w:r>
      <w:r>
        <w:rPr>
          <w:rFonts w:cs="Arial"/>
          <w:color w:val="000000" w:themeColor="text1"/>
          <w:szCs w:val="24"/>
        </w:rPr>
        <w:t xml:space="preserve"> de carbono</w:t>
      </w:r>
      <w:r w:rsidR="00BE7C9E">
        <w:rPr>
          <w:rFonts w:cs="Arial"/>
          <w:color w:val="000000" w:themeColor="text1"/>
          <w:szCs w:val="24"/>
        </w:rPr>
        <w:t xml:space="preserve"> (</w:t>
      </w:r>
      <w:r w:rsidR="00FB60D6">
        <w:rPr>
          <w:rFonts w:cs="Arial"/>
          <w:color w:val="000000" w:themeColor="text1"/>
          <w:szCs w:val="24"/>
        </w:rPr>
        <w:t>LEHMANN e KLEBER, 2015</w:t>
      </w:r>
      <w:r w:rsidR="00BE7C9E">
        <w:rPr>
          <w:rFonts w:cs="Arial"/>
          <w:color w:val="000000" w:themeColor="text1"/>
          <w:szCs w:val="24"/>
        </w:rPr>
        <w:t>)</w:t>
      </w:r>
      <w:r>
        <w:rPr>
          <w:rFonts w:cs="Arial"/>
          <w:color w:val="000000" w:themeColor="text1"/>
          <w:szCs w:val="24"/>
        </w:rPr>
        <w:t xml:space="preserve">. Em função disso, o carbono orgânico do solo (COS) é um indicador robusto da SOM (ROPER et al., 2019), na qual o valor de </w:t>
      </w:r>
      <w:r w:rsidR="00626867">
        <w:rPr>
          <w:rFonts w:cs="Arial"/>
          <w:color w:val="000000" w:themeColor="text1"/>
          <w:szCs w:val="24"/>
        </w:rPr>
        <w:t>COS</w:t>
      </w:r>
      <w:r>
        <w:rPr>
          <w:rFonts w:cs="Arial"/>
          <w:color w:val="000000" w:themeColor="text1"/>
          <w:szCs w:val="24"/>
        </w:rPr>
        <w:t xml:space="preserve"> é multiplicado por um fator que varia </w:t>
      </w:r>
      <w:r w:rsidR="003C6430">
        <w:rPr>
          <w:rFonts w:cs="Arial"/>
          <w:color w:val="000000" w:themeColor="text1"/>
          <w:szCs w:val="24"/>
        </w:rPr>
        <w:t xml:space="preserve">entre </w:t>
      </w:r>
      <w:r>
        <w:rPr>
          <w:rFonts w:cs="Arial"/>
          <w:color w:val="000000" w:themeColor="text1"/>
          <w:szCs w:val="24"/>
        </w:rPr>
        <w:t>1,724</w:t>
      </w:r>
      <w:r w:rsidR="003C6430">
        <w:rPr>
          <w:rFonts w:cs="Arial"/>
          <w:color w:val="000000" w:themeColor="text1"/>
          <w:szCs w:val="24"/>
        </w:rPr>
        <w:t xml:space="preserve"> a</w:t>
      </w:r>
      <w:r>
        <w:rPr>
          <w:rFonts w:cs="Arial"/>
          <w:color w:val="000000" w:themeColor="text1"/>
          <w:szCs w:val="24"/>
        </w:rPr>
        <w:t xml:space="preserve"> 2,000, para obter o teor de MOS</w:t>
      </w:r>
      <w:r w:rsidR="00BB5715">
        <w:rPr>
          <w:rFonts w:cs="Arial"/>
          <w:color w:val="000000" w:themeColor="text1"/>
          <w:szCs w:val="24"/>
        </w:rPr>
        <w:t xml:space="preserve">, conhecido como fator de </w:t>
      </w:r>
      <w:r w:rsidR="00BB5715" w:rsidRPr="00BB5715">
        <w:rPr>
          <w:rFonts w:cs="Arial"/>
          <w:color w:val="000000" w:themeColor="text1"/>
          <w:szCs w:val="24"/>
        </w:rPr>
        <w:t xml:space="preserve">Van </w:t>
      </w:r>
      <w:proofErr w:type="spellStart"/>
      <w:r w:rsidR="00BB5715" w:rsidRPr="00BB5715">
        <w:rPr>
          <w:rFonts w:cs="Arial"/>
          <w:color w:val="000000" w:themeColor="text1"/>
          <w:szCs w:val="24"/>
        </w:rPr>
        <w:t>Bemmelen</w:t>
      </w:r>
      <w:proofErr w:type="spellEnd"/>
      <w:r>
        <w:rPr>
          <w:rFonts w:cs="Arial"/>
          <w:color w:val="000000" w:themeColor="text1"/>
          <w:szCs w:val="24"/>
        </w:rPr>
        <w:t xml:space="preserve">. Esse fator de conversão resulta do fato que a quantidade de COS presente na MOS varia entre 50 – 58 %. </w:t>
      </w:r>
      <w:r w:rsidR="00E65F4A">
        <w:rPr>
          <w:rFonts w:cs="Arial"/>
          <w:color w:val="000000" w:themeColor="text1"/>
          <w:szCs w:val="24"/>
        </w:rPr>
        <w:t xml:space="preserve">O COS é determinado em laboratório com diferentes metodologias, de modo que todo carbono orgânico e até </w:t>
      </w:r>
      <w:r w:rsidR="003C6430">
        <w:rPr>
          <w:rFonts w:cs="Arial"/>
          <w:color w:val="000000" w:themeColor="text1"/>
          <w:szCs w:val="24"/>
        </w:rPr>
        <w:t xml:space="preserve">o </w:t>
      </w:r>
      <w:r w:rsidR="00E65F4A">
        <w:rPr>
          <w:rFonts w:cs="Arial"/>
          <w:color w:val="000000" w:themeColor="text1"/>
          <w:szCs w:val="24"/>
        </w:rPr>
        <w:t>inorgânico seja convertido em CO</w:t>
      </w:r>
      <w:r w:rsidR="00E65F4A">
        <w:rPr>
          <w:rFonts w:cs="Arial"/>
          <w:color w:val="000000" w:themeColor="text1"/>
          <w:szCs w:val="24"/>
          <w:vertAlign w:val="subscript"/>
        </w:rPr>
        <w:t xml:space="preserve">2. </w:t>
      </w:r>
      <w:r w:rsidR="00626867">
        <w:rPr>
          <w:rFonts w:cs="Arial"/>
          <w:color w:val="000000" w:themeColor="text1"/>
          <w:szCs w:val="24"/>
        </w:rPr>
        <w:t>É conveniente</w:t>
      </w:r>
      <w:r w:rsidR="00E65F4A">
        <w:rPr>
          <w:rFonts w:cs="Arial"/>
          <w:color w:val="000000" w:themeColor="text1"/>
          <w:szCs w:val="24"/>
        </w:rPr>
        <w:t xml:space="preserve"> utilizar somente o teor de </w:t>
      </w:r>
      <w:r w:rsidR="00587804">
        <w:rPr>
          <w:rFonts w:cs="Arial"/>
          <w:color w:val="000000" w:themeColor="text1"/>
          <w:szCs w:val="24"/>
        </w:rPr>
        <w:t>COS</w:t>
      </w:r>
      <w:r w:rsidR="00E65F4A">
        <w:rPr>
          <w:rFonts w:cs="Arial"/>
          <w:color w:val="000000" w:themeColor="text1"/>
          <w:szCs w:val="24"/>
        </w:rPr>
        <w:t>,</w:t>
      </w:r>
      <w:r w:rsidR="00626867">
        <w:rPr>
          <w:rFonts w:cs="Arial"/>
          <w:color w:val="000000" w:themeColor="text1"/>
          <w:szCs w:val="24"/>
        </w:rPr>
        <w:t xml:space="preserve"> em virtude da variabilidade do teor de COS na MOS</w:t>
      </w:r>
      <w:r w:rsidR="00653FB8">
        <w:rPr>
          <w:rFonts w:cs="Arial"/>
          <w:color w:val="000000" w:themeColor="text1"/>
          <w:szCs w:val="24"/>
        </w:rPr>
        <w:t>.</w:t>
      </w:r>
    </w:p>
    <w:p w14:paraId="13F7C42D" w14:textId="628BCD86" w:rsidR="00A9735E" w:rsidRPr="003C6430" w:rsidRDefault="00A9735E" w:rsidP="003C6430">
      <w:pPr>
        <w:ind w:firstLine="720"/>
        <w:rPr>
          <w:rFonts w:cs="Arial"/>
          <w:color w:val="000000" w:themeColor="text1"/>
          <w:szCs w:val="24"/>
        </w:rPr>
      </w:pPr>
      <w:r w:rsidRPr="003C6430">
        <w:rPr>
          <w:rFonts w:cs="Arial"/>
          <w:color w:val="000000" w:themeColor="text1"/>
          <w:szCs w:val="24"/>
        </w:rPr>
        <w:t xml:space="preserve">A </w:t>
      </w:r>
      <w:r w:rsidR="00626867" w:rsidRPr="00626867">
        <w:rPr>
          <w:rFonts w:cs="Arial"/>
          <w:color w:val="000000" w:themeColor="text1"/>
          <w:szCs w:val="24"/>
          <w:rPrChange w:id="36" w:author="Liliane" w:date="2021-04-06T16:43:00Z">
            <w:rPr>
              <w:rFonts w:cs="Arial"/>
              <w:color w:val="000000" w:themeColor="text1"/>
              <w:szCs w:val="24"/>
              <w:highlight w:val="yellow"/>
            </w:rPr>
          </w:rPrChange>
        </w:rPr>
        <w:t>MOS</w:t>
      </w:r>
      <w:r w:rsidRPr="003C6430">
        <w:rPr>
          <w:rFonts w:cs="Arial"/>
          <w:color w:val="000000" w:themeColor="text1"/>
          <w:szCs w:val="24"/>
        </w:rPr>
        <w:t xml:space="preserve"> é um componente do solo primordial que imprime influência no estado e funcionamento dos outros componentes do solo, apesar de estar presente na maioria dos solos em teores inferiores a 5%. A </w:t>
      </w:r>
      <w:r w:rsidR="00626867">
        <w:rPr>
          <w:rFonts w:cs="Arial"/>
          <w:color w:val="000000" w:themeColor="text1"/>
          <w:szCs w:val="24"/>
        </w:rPr>
        <w:t>MOS</w:t>
      </w:r>
      <w:r w:rsidRPr="003C6430">
        <w:rPr>
          <w:rFonts w:cs="Arial"/>
          <w:color w:val="000000" w:themeColor="text1"/>
          <w:szCs w:val="24"/>
        </w:rPr>
        <w:t xml:space="preserve"> desempenha funções químicas no solo ao atuar na troca de íons, poder tampão, intemperismo </w:t>
      </w:r>
      <w:proofErr w:type="spellStart"/>
      <w:r w:rsidRPr="003C6430">
        <w:rPr>
          <w:rFonts w:cs="Arial"/>
          <w:color w:val="000000" w:themeColor="text1"/>
          <w:szCs w:val="24"/>
        </w:rPr>
        <w:t>pedoquímico</w:t>
      </w:r>
      <w:proofErr w:type="spellEnd"/>
      <w:r w:rsidRPr="003C6430">
        <w:rPr>
          <w:rFonts w:cs="Arial"/>
          <w:color w:val="000000" w:themeColor="text1"/>
          <w:szCs w:val="24"/>
        </w:rPr>
        <w:t xml:space="preserve">, </w:t>
      </w:r>
      <w:proofErr w:type="spellStart"/>
      <w:r w:rsidRPr="003C6430">
        <w:rPr>
          <w:rFonts w:cs="Arial"/>
          <w:color w:val="000000" w:themeColor="text1"/>
          <w:szCs w:val="24"/>
        </w:rPr>
        <w:t>quelação</w:t>
      </w:r>
      <w:proofErr w:type="spellEnd"/>
      <w:r w:rsidRPr="003C6430">
        <w:rPr>
          <w:rFonts w:cs="Arial"/>
          <w:color w:val="000000" w:themeColor="text1"/>
          <w:szCs w:val="24"/>
        </w:rPr>
        <w:t xml:space="preserve"> e translocação de nutrientes dentro do solo (OSMAN, 2013). Os coloides de húmus possuem expressiva área superficial onde localizam-se grupos químicos de cargas negativas que incrementam a capacidade de troca de cátions efetiva e a p</w:t>
      </w:r>
      <w:r w:rsidR="009E17F4">
        <w:rPr>
          <w:rFonts w:cs="Arial"/>
          <w:color w:val="000000" w:themeColor="text1"/>
          <w:szCs w:val="24"/>
        </w:rPr>
        <w:t xml:space="preserve">H </w:t>
      </w:r>
      <w:r w:rsidRPr="003C6430">
        <w:rPr>
          <w:rFonts w:cs="Arial"/>
          <w:color w:val="000000" w:themeColor="text1"/>
          <w:szCs w:val="24"/>
        </w:rPr>
        <w:t xml:space="preserve">7 do solo em até 44 e 21%, respectivamente. (CIOTTA et al., 2003). Também é capaz de </w:t>
      </w:r>
      <w:r w:rsidRPr="003C6430">
        <w:rPr>
          <w:rFonts w:cs="Arial"/>
          <w:color w:val="000000" w:themeColor="text1"/>
          <w:szCs w:val="24"/>
        </w:rPr>
        <w:lastRenderedPageBreak/>
        <w:t>complexar metais (</w:t>
      </w:r>
      <w:proofErr w:type="spellStart"/>
      <w:r w:rsidRPr="003C6430">
        <w:rPr>
          <w:rFonts w:cs="Arial"/>
          <w:color w:val="000000" w:themeColor="text1"/>
          <w:szCs w:val="24"/>
        </w:rPr>
        <w:t>quelação</w:t>
      </w:r>
      <w:proofErr w:type="spellEnd"/>
      <w:r w:rsidRPr="003C6430">
        <w:rPr>
          <w:rFonts w:cs="Arial"/>
          <w:color w:val="000000" w:themeColor="text1"/>
          <w:szCs w:val="24"/>
        </w:rPr>
        <w:t xml:space="preserve">) como Al, Fe, Mn, Zn e Cu, metais pesados como </w:t>
      </w:r>
      <w:proofErr w:type="spellStart"/>
      <w:r w:rsidRPr="003C6430">
        <w:rPr>
          <w:rFonts w:cs="Arial"/>
          <w:color w:val="000000" w:themeColor="text1"/>
          <w:szCs w:val="24"/>
        </w:rPr>
        <w:t>Cd</w:t>
      </w:r>
      <w:proofErr w:type="spellEnd"/>
      <w:r w:rsidRPr="003C6430">
        <w:rPr>
          <w:rFonts w:cs="Arial"/>
          <w:color w:val="000000" w:themeColor="text1"/>
          <w:szCs w:val="24"/>
        </w:rPr>
        <w:t xml:space="preserve"> e </w:t>
      </w:r>
      <w:proofErr w:type="spellStart"/>
      <w:r w:rsidRPr="003C6430">
        <w:rPr>
          <w:rFonts w:cs="Arial"/>
          <w:color w:val="000000" w:themeColor="text1"/>
          <w:szCs w:val="24"/>
        </w:rPr>
        <w:t>Pb</w:t>
      </w:r>
      <w:proofErr w:type="spellEnd"/>
      <w:r w:rsidRPr="003C6430">
        <w:rPr>
          <w:rFonts w:cs="Arial"/>
          <w:color w:val="000000" w:themeColor="text1"/>
          <w:szCs w:val="24"/>
        </w:rPr>
        <w:t xml:space="preserve"> e resíduos de agrotóxicos. </w:t>
      </w:r>
    </w:p>
    <w:p w14:paraId="235BA02C" w14:textId="09A3B87A" w:rsidR="00A9735E" w:rsidRDefault="00A9735E" w:rsidP="003C6430">
      <w:pPr>
        <w:pStyle w:val="Ttulo1"/>
        <w:ind w:firstLine="720"/>
        <w:rPr>
          <w:rFonts w:cs="Arial"/>
          <w:b w:val="0"/>
          <w:szCs w:val="24"/>
          <w:lang w:val="pt-BR"/>
        </w:rPr>
      </w:pPr>
      <w:r w:rsidRPr="00A9735E">
        <w:rPr>
          <w:rFonts w:cs="Arial"/>
          <w:b w:val="0"/>
          <w:szCs w:val="24"/>
          <w:lang w:val="pt-BR"/>
        </w:rPr>
        <w:t xml:space="preserve">As funções físicas promovidas pela </w:t>
      </w:r>
      <w:r w:rsidR="00067B63" w:rsidRPr="009E17F4">
        <w:rPr>
          <w:rFonts w:cs="Arial"/>
          <w:b w:val="0"/>
          <w:szCs w:val="24"/>
          <w:lang w:val="pt-BR"/>
          <w:rPrChange w:id="37" w:author="Liliane" w:date="2021-04-06T19:56:00Z">
            <w:rPr>
              <w:rFonts w:cs="Arial"/>
              <w:b w:val="0"/>
              <w:szCs w:val="24"/>
              <w:highlight w:val="yellow"/>
              <w:lang w:val="pt-BR"/>
            </w:rPr>
          </w:rPrChange>
        </w:rPr>
        <w:t>MOS</w:t>
      </w:r>
      <w:r w:rsidRPr="00A9735E">
        <w:rPr>
          <w:rFonts w:cs="Arial"/>
          <w:b w:val="0"/>
          <w:szCs w:val="24"/>
          <w:lang w:val="pt-BR"/>
        </w:rPr>
        <w:t xml:space="preserve"> envolvem o aperfeiçoamento da agregação, aeração, movimento de água, redução da evaporação e condutividade térmica</w:t>
      </w:r>
      <w:r w:rsidR="00D13109">
        <w:rPr>
          <w:rFonts w:cs="Arial"/>
          <w:b w:val="0"/>
          <w:szCs w:val="24"/>
          <w:lang w:val="pt-BR"/>
        </w:rPr>
        <w:t xml:space="preserve"> (</w:t>
      </w:r>
      <w:r w:rsidR="009E17F4">
        <w:rPr>
          <w:rFonts w:cs="Arial"/>
          <w:b w:val="0"/>
          <w:szCs w:val="24"/>
          <w:lang w:val="pt-BR"/>
        </w:rPr>
        <w:t>HERNÁNDEZ-SORIANO,2012</w:t>
      </w:r>
      <w:r w:rsidR="00D13109">
        <w:rPr>
          <w:rFonts w:cs="Arial"/>
          <w:b w:val="0"/>
          <w:szCs w:val="24"/>
          <w:lang w:val="pt-BR"/>
        </w:rPr>
        <w:t>)</w:t>
      </w:r>
      <w:r w:rsidRPr="00A9735E">
        <w:rPr>
          <w:rFonts w:cs="Arial"/>
          <w:b w:val="0"/>
          <w:szCs w:val="24"/>
          <w:lang w:val="pt-BR"/>
        </w:rPr>
        <w:t xml:space="preserve">. Solos com elevados teores de SOM, exibem coloração mais escura </w:t>
      </w:r>
      <w:r>
        <w:rPr>
          <w:rFonts w:cs="Arial"/>
          <w:b w:val="0"/>
          <w:szCs w:val="24"/>
          <w:lang w:val="pt-BR"/>
        </w:rPr>
        <w:t>e diminuição do albedo (DALMOLIN</w:t>
      </w:r>
      <w:r w:rsidRPr="00A9735E">
        <w:rPr>
          <w:rFonts w:cs="Arial"/>
          <w:b w:val="0"/>
          <w:szCs w:val="24"/>
          <w:lang w:val="pt-BR"/>
        </w:rPr>
        <w:t xml:space="preserve"> et al., 2005</w:t>
      </w:r>
      <w:r>
        <w:rPr>
          <w:rFonts w:cs="Arial"/>
          <w:b w:val="0"/>
          <w:szCs w:val="24"/>
          <w:lang w:val="pt-BR"/>
        </w:rPr>
        <w:t>).</w:t>
      </w:r>
      <w:r w:rsidRPr="00A9735E">
        <w:rPr>
          <w:rFonts w:cs="Arial"/>
          <w:b w:val="0"/>
          <w:szCs w:val="24"/>
          <w:lang w:val="pt-BR"/>
        </w:rPr>
        <w:t xml:space="preserve"> A </w:t>
      </w:r>
      <w:r w:rsidR="009E17F4">
        <w:rPr>
          <w:rFonts w:cs="Arial"/>
          <w:b w:val="0"/>
          <w:szCs w:val="24"/>
          <w:lang w:val="pt-BR"/>
        </w:rPr>
        <w:t>MOS</w:t>
      </w:r>
      <w:r w:rsidRPr="00A9735E">
        <w:rPr>
          <w:rFonts w:cs="Arial"/>
          <w:b w:val="0"/>
          <w:szCs w:val="24"/>
          <w:lang w:val="pt-BR"/>
        </w:rPr>
        <w:t xml:space="preserve"> atua como um agente </w:t>
      </w:r>
      <w:proofErr w:type="spellStart"/>
      <w:r w:rsidRPr="00A9735E">
        <w:rPr>
          <w:rFonts w:cs="Arial"/>
          <w:b w:val="0"/>
          <w:szCs w:val="24"/>
          <w:lang w:val="pt-BR"/>
        </w:rPr>
        <w:t>cimentante</w:t>
      </w:r>
      <w:proofErr w:type="spellEnd"/>
      <w:r w:rsidRPr="00A9735E">
        <w:rPr>
          <w:rFonts w:cs="Arial"/>
          <w:b w:val="0"/>
          <w:szCs w:val="24"/>
          <w:lang w:val="pt-BR"/>
        </w:rPr>
        <w:t xml:space="preserve"> contribuindo na estruturação e porosidade do solo, o que implica em maior taxa de infiltração e capacidade de armazenamento de água, reduzindo a erosão e escoamento superficial. Independente da classe </w:t>
      </w:r>
      <w:proofErr w:type="spellStart"/>
      <w:r w:rsidRPr="00A9735E">
        <w:rPr>
          <w:rFonts w:cs="Arial"/>
          <w:b w:val="0"/>
          <w:szCs w:val="24"/>
          <w:lang w:val="pt-BR"/>
        </w:rPr>
        <w:t>textural</w:t>
      </w:r>
      <w:proofErr w:type="spellEnd"/>
      <w:r w:rsidRPr="00A9735E">
        <w:rPr>
          <w:rFonts w:cs="Arial"/>
          <w:b w:val="0"/>
          <w:szCs w:val="24"/>
          <w:lang w:val="pt-BR"/>
        </w:rPr>
        <w:t xml:space="preserve"> do solo, à </w:t>
      </w:r>
      <w:r>
        <w:rPr>
          <w:rFonts w:cs="Arial"/>
          <w:b w:val="0"/>
          <w:szCs w:val="24"/>
          <w:lang w:val="pt-BR"/>
        </w:rPr>
        <w:t>medida que aumenta o teor de</w:t>
      </w:r>
      <w:r w:rsidR="009E17F4">
        <w:rPr>
          <w:rFonts w:cs="Arial"/>
          <w:b w:val="0"/>
          <w:szCs w:val="24"/>
          <w:lang w:val="pt-BR"/>
        </w:rPr>
        <w:t xml:space="preserve"> MOS</w:t>
      </w:r>
      <w:r w:rsidRPr="00A9735E">
        <w:rPr>
          <w:rFonts w:cs="Arial"/>
          <w:b w:val="0"/>
          <w:szCs w:val="24"/>
          <w:lang w:val="pt-BR"/>
        </w:rPr>
        <w:t xml:space="preserve"> aumenta a capacidade de água disponível no solo (</w:t>
      </w:r>
      <w:r>
        <w:rPr>
          <w:rFonts w:cs="Arial"/>
          <w:b w:val="0"/>
          <w:szCs w:val="24"/>
          <w:lang w:val="pt-BR"/>
        </w:rPr>
        <w:t>HUDSON,1994</w:t>
      </w:r>
      <w:r w:rsidRPr="00A9735E">
        <w:rPr>
          <w:rFonts w:cs="Arial"/>
          <w:b w:val="0"/>
          <w:szCs w:val="24"/>
          <w:lang w:val="pt-BR"/>
        </w:rPr>
        <w:t>).</w:t>
      </w:r>
    </w:p>
    <w:p w14:paraId="7DD74B34" w14:textId="5D50E5CD" w:rsidR="000058A9" w:rsidRPr="003C6430" w:rsidRDefault="002351E5" w:rsidP="003C6430">
      <w:pPr>
        <w:pStyle w:val="Ttulo1"/>
        <w:ind w:firstLine="720"/>
        <w:rPr>
          <w:rFonts w:cs="Arial"/>
          <w:szCs w:val="24"/>
          <w:lang w:val="pt-BR"/>
        </w:rPr>
      </w:pPr>
      <w:r w:rsidRPr="002351E5">
        <w:rPr>
          <w:rFonts w:cs="Arial"/>
          <w:b w:val="0"/>
          <w:szCs w:val="24"/>
          <w:lang w:val="pt-BR"/>
        </w:rPr>
        <w:t xml:space="preserve">A </w:t>
      </w:r>
      <w:r w:rsidR="009E17F4">
        <w:rPr>
          <w:rFonts w:cs="Arial"/>
          <w:b w:val="0"/>
          <w:szCs w:val="24"/>
          <w:lang w:val="pt-BR"/>
        </w:rPr>
        <w:t>MOS</w:t>
      </w:r>
      <w:r w:rsidRPr="002351E5">
        <w:rPr>
          <w:rFonts w:cs="Arial"/>
          <w:b w:val="0"/>
          <w:szCs w:val="24"/>
          <w:lang w:val="pt-BR"/>
        </w:rPr>
        <w:t xml:space="preserve"> também se destaca como um exímio promotor da atividade biológica do solo, sendo fonte de energia e carbono para a fauna do solo. Os resíduos vegetais e animais adicionados ao solo são degradados sobretudo pela microfauna do solo, </w:t>
      </w:r>
      <w:r w:rsidR="003C6430" w:rsidRPr="002351E5">
        <w:rPr>
          <w:rFonts w:cs="Arial"/>
          <w:b w:val="0"/>
          <w:szCs w:val="24"/>
          <w:lang w:val="pt-BR"/>
        </w:rPr>
        <w:t>microrganismos</w:t>
      </w:r>
      <w:r w:rsidRPr="002351E5">
        <w:rPr>
          <w:rFonts w:cs="Arial"/>
          <w:b w:val="0"/>
          <w:szCs w:val="24"/>
          <w:lang w:val="pt-BR"/>
        </w:rPr>
        <w:t xml:space="preserve"> heterotróficos e detritívoros representados por diversos gêneros de bactérias e fungos. A partir da decomposição microbiana da </w:t>
      </w:r>
      <w:r w:rsidR="009E17F4">
        <w:rPr>
          <w:rFonts w:cs="Arial"/>
          <w:b w:val="0"/>
          <w:szCs w:val="24"/>
          <w:lang w:val="pt-BR"/>
        </w:rPr>
        <w:t>MOS</w:t>
      </w:r>
      <w:r w:rsidRPr="002351E5">
        <w:rPr>
          <w:rFonts w:cs="Arial"/>
          <w:b w:val="0"/>
          <w:szCs w:val="24"/>
          <w:lang w:val="pt-BR"/>
        </w:rPr>
        <w:t>, ocorre a reciclagem e mineralização de macro e micronutrientes, que paulatinamente são liberados para a solução do solo, ficando disponíveis para a absorção da</w:t>
      </w:r>
      <w:r w:rsidR="00963B26">
        <w:rPr>
          <w:rFonts w:cs="Arial"/>
          <w:b w:val="0"/>
          <w:szCs w:val="24"/>
          <w:lang w:val="pt-BR"/>
        </w:rPr>
        <w:t>s</w:t>
      </w:r>
      <w:r w:rsidRPr="002351E5">
        <w:rPr>
          <w:rFonts w:cs="Arial"/>
          <w:b w:val="0"/>
          <w:szCs w:val="24"/>
          <w:lang w:val="pt-BR"/>
        </w:rPr>
        <w:t xml:space="preserve"> plantas e com isso melhoram a fertilidade do solo. Também favorece o desenvolvimento de microrganismos de ação </w:t>
      </w:r>
      <w:proofErr w:type="spellStart"/>
      <w:r w:rsidRPr="002351E5">
        <w:rPr>
          <w:rFonts w:cs="Arial"/>
          <w:b w:val="0"/>
          <w:szCs w:val="24"/>
          <w:lang w:val="pt-BR"/>
        </w:rPr>
        <w:t>desintoxicante</w:t>
      </w:r>
      <w:proofErr w:type="spellEnd"/>
      <w:r w:rsidRPr="002351E5">
        <w:rPr>
          <w:rFonts w:cs="Arial"/>
          <w:b w:val="0"/>
          <w:szCs w:val="24"/>
          <w:lang w:val="pt-BR"/>
        </w:rPr>
        <w:t xml:space="preserve"> de metais pesados e resíduos de agrotóxicos, além de estimular associação entre fungos</w:t>
      </w:r>
      <w:r w:rsidR="003C6430">
        <w:rPr>
          <w:rFonts w:cs="Arial"/>
          <w:b w:val="0"/>
          <w:szCs w:val="24"/>
          <w:lang w:val="pt-BR"/>
        </w:rPr>
        <w:t xml:space="preserve"> </w:t>
      </w:r>
      <w:proofErr w:type="spellStart"/>
      <w:r w:rsidR="003C6430">
        <w:rPr>
          <w:rFonts w:cs="Arial"/>
          <w:b w:val="0"/>
          <w:szCs w:val="24"/>
          <w:lang w:val="pt-BR"/>
        </w:rPr>
        <w:t>micorrí</w:t>
      </w:r>
      <w:r w:rsidRPr="002351E5">
        <w:rPr>
          <w:rFonts w:cs="Arial"/>
          <w:b w:val="0"/>
          <w:szCs w:val="24"/>
          <w:lang w:val="pt-BR"/>
        </w:rPr>
        <w:t>zicos</w:t>
      </w:r>
      <w:proofErr w:type="spellEnd"/>
      <w:r w:rsidRPr="002351E5">
        <w:rPr>
          <w:rFonts w:cs="Arial"/>
          <w:b w:val="0"/>
          <w:szCs w:val="24"/>
          <w:lang w:val="pt-BR"/>
        </w:rPr>
        <w:t xml:space="preserve"> e plantas, protegendo contra o ataque de patógenos do solo e ampliando a capacidade de absorção de água e nutrientes (FREY et al., 2019</w:t>
      </w:r>
      <w:r>
        <w:rPr>
          <w:rFonts w:cs="Arial"/>
          <w:b w:val="0"/>
          <w:szCs w:val="24"/>
          <w:lang w:val="pt-BR"/>
        </w:rPr>
        <w:t>).</w:t>
      </w:r>
      <w:r w:rsidRPr="002351E5">
        <w:rPr>
          <w:rFonts w:cs="Arial"/>
          <w:b w:val="0"/>
          <w:szCs w:val="24"/>
          <w:lang w:val="pt-BR"/>
        </w:rPr>
        <w:t xml:space="preserve"> </w:t>
      </w:r>
    </w:p>
    <w:p w14:paraId="1212F354" w14:textId="77777777" w:rsidR="000058A9" w:rsidRPr="005E2653" w:rsidRDefault="000058A9" w:rsidP="000058A9">
      <w:pPr>
        <w:rPr>
          <w:rFonts w:cs="Arial"/>
        </w:rPr>
      </w:pPr>
    </w:p>
    <w:p w14:paraId="7C0D89A5" w14:textId="4BAFCA12" w:rsidR="000058A9" w:rsidRDefault="000058A9" w:rsidP="000058A9">
      <w:pPr>
        <w:pStyle w:val="Ttulo2"/>
        <w:rPr>
          <w:rFonts w:cs="Arial"/>
          <w:lang w:val="pt-BR"/>
        </w:rPr>
      </w:pPr>
      <w:bookmarkStart w:id="38" w:name="_3znysh7" w:colFirst="0" w:colLast="0"/>
      <w:bookmarkStart w:id="39" w:name="_Toc518373192"/>
      <w:bookmarkEnd w:id="38"/>
      <w:r w:rsidRPr="005E2653">
        <w:rPr>
          <w:rFonts w:cs="Arial"/>
          <w:lang w:val="pt-BR"/>
        </w:rPr>
        <w:t xml:space="preserve">2.2 </w:t>
      </w:r>
      <w:bookmarkEnd w:id="39"/>
      <w:r w:rsidR="00343167">
        <w:rPr>
          <w:rFonts w:cs="Arial"/>
          <w:lang w:val="pt-BR"/>
        </w:rPr>
        <w:t xml:space="preserve">FRAÇÃO </w:t>
      </w:r>
      <w:r w:rsidR="005C51C2">
        <w:rPr>
          <w:rFonts w:cs="Arial"/>
          <w:lang w:val="pt-BR"/>
        </w:rPr>
        <w:t>ARGILA</w:t>
      </w:r>
      <w:r w:rsidR="00343167">
        <w:rPr>
          <w:rFonts w:cs="Arial"/>
          <w:lang w:val="pt-BR"/>
        </w:rPr>
        <w:t xml:space="preserve"> DO SOLO</w:t>
      </w:r>
    </w:p>
    <w:p w14:paraId="1185C144" w14:textId="4FE6CFCE" w:rsidR="005C51C2" w:rsidRDefault="005C51C2" w:rsidP="003C6430">
      <w:pPr>
        <w:pStyle w:val="PargrafodaLista"/>
        <w:ind w:left="0" w:firstLine="720"/>
        <w:rPr>
          <w:rFonts w:cs="Arial"/>
          <w:szCs w:val="24"/>
        </w:rPr>
      </w:pPr>
      <w:r>
        <w:rPr>
          <w:rFonts w:cs="Arial"/>
          <w:szCs w:val="24"/>
        </w:rPr>
        <w:t xml:space="preserve"> </w:t>
      </w:r>
      <w:r w:rsidRPr="00815B16">
        <w:rPr>
          <w:rFonts w:cs="Arial"/>
          <w:szCs w:val="24"/>
        </w:rPr>
        <w:t xml:space="preserve">A granulometria refere-se </w:t>
      </w:r>
      <w:r w:rsidR="00963B26" w:rsidRPr="00815B16">
        <w:rPr>
          <w:rFonts w:cs="Arial"/>
          <w:szCs w:val="24"/>
        </w:rPr>
        <w:t>à</w:t>
      </w:r>
      <w:r w:rsidRPr="00815B16">
        <w:rPr>
          <w:rFonts w:cs="Arial"/>
          <w:szCs w:val="24"/>
        </w:rPr>
        <w:t xml:space="preserve"> distribuição das partículas que compõem o solo, de natureza inorgânica ou mineral, e</w:t>
      </w:r>
      <w:r>
        <w:rPr>
          <w:rFonts w:cs="Arial"/>
          <w:szCs w:val="24"/>
        </w:rPr>
        <w:t xml:space="preserve">m classes de tamanho ou frações </w:t>
      </w:r>
      <w:r w:rsidRPr="00815B16">
        <w:rPr>
          <w:rFonts w:cs="Arial"/>
          <w:szCs w:val="24"/>
        </w:rPr>
        <w:t xml:space="preserve">granulométricas. De modo geral, há três classes de tamanho baseados no diâmetro das partículas: areia (0,05 </w:t>
      </w:r>
      <w:r w:rsidR="00963B26" w:rsidRPr="00815B16">
        <w:rPr>
          <w:rFonts w:cs="Arial"/>
          <w:szCs w:val="24"/>
        </w:rPr>
        <w:t>– 2</w:t>
      </w:r>
      <w:r w:rsidRPr="00815B16">
        <w:rPr>
          <w:rFonts w:cs="Arial"/>
          <w:szCs w:val="24"/>
        </w:rPr>
        <w:t xml:space="preserve"> mm), </w:t>
      </w:r>
      <w:proofErr w:type="spellStart"/>
      <w:r w:rsidRPr="00815B16">
        <w:rPr>
          <w:rFonts w:cs="Arial"/>
          <w:szCs w:val="24"/>
        </w:rPr>
        <w:t>silte</w:t>
      </w:r>
      <w:proofErr w:type="spellEnd"/>
      <w:r w:rsidRPr="00815B16">
        <w:rPr>
          <w:rFonts w:cs="Arial"/>
          <w:szCs w:val="24"/>
        </w:rPr>
        <w:t xml:space="preserve"> (0,002 – 0,05 mm) e argila (&lt; 0,002 mm). As frações areia e </w:t>
      </w:r>
      <w:proofErr w:type="spellStart"/>
      <w:r w:rsidRPr="00815B16">
        <w:rPr>
          <w:rFonts w:cs="Arial"/>
          <w:szCs w:val="24"/>
        </w:rPr>
        <w:t>silte</w:t>
      </w:r>
      <w:proofErr w:type="spellEnd"/>
      <w:r w:rsidRPr="00815B16">
        <w:rPr>
          <w:rFonts w:cs="Arial"/>
          <w:szCs w:val="24"/>
        </w:rPr>
        <w:t xml:space="preserve"> são constituídos por minerais primários como quartzo, feldspatos, micas, </w:t>
      </w:r>
      <w:proofErr w:type="spellStart"/>
      <w:r w:rsidRPr="00815B16">
        <w:rPr>
          <w:rFonts w:cs="Arial"/>
          <w:szCs w:val="24"/>
        </w:rPr>
        <w:t>etc</w:t>
      </w:r>
      <w:proofErr w:type="spellEnd"/>
      <w:r w:rsidRPr="00815B16">
        <w:rPr>
          <w:rFonts w:cs="Arial"/>
          <w:szCs w:val="24"/>
        </w:rPr>
        <w:t xml:space="preserve">, enquanto a fração argila integra os </w:t>
      </w:r>
      <w:proofErr w:type="spellStart"/>
      <w:r w:rsidRPr="00815B16">
        <w:rPr>
          <w:rFonts w:cs="Arial"/>
          <w:szCs w:val="24"/>
        </w:rPr>
        <w:t>mineriais</w:t>
      </w:r>
      <w:proofErr w:type="spellEnd"/>
      <w:r w:rsidRPr="00815B16">
        <w:rPr>
          <w:rFonts w:cs="Arial"/>
          <w:szCs w:val="24"/>
        </w:rPr>
        <w:t xml:space="preserve"> secundários como </w:t>
      </w:r>
      <w:proofErr w:type="spellStart"/>
      <w:r w:rsidRPr="00815B16">
        <w:rPr>
          <w:rFonts w:cs="Arial"/>
          <w:szCs w:val="24"/>
        </w:rPr>
        <w:t>caolinita</w:t>
      </w:r>
      <w:proofErr w:type="spellEnd"/>
      <w:r w:rsidRPr="00815B16">
        <w:rPr>
          <w:rFonts w:cs="Arial"/>
          <w:szCs w:val="24"/>
        </w:rPr>
        <w:t xml:space="preserve">, </w:t>
      </w:r>
      <w:proofErr w:type="spellStart"/>
      <w:r w:rsidRPr="00815B16">
        <w:rPr>
          <w:rFonts w:cs="Arial"/>
          <w:szCs w:val="24"/>
        </w:rPr>
        <w:t>esmectita</w:t>
      </w:r>
      <w:proofErr w:type="spellEnd"/>
      <w:r w:rsidRPr="00815B16">
        <w:rPr>
          <w:rFonts w:cs="Arial"/>
          <w:szCs w:val="24"/>
        </w:rPr>
        <w:t xml:space="preserve">, </w:t>
      </w:r>
      <w:proofErr w:type="spellStart"/>
      <w:r w:rsidRPr="00815B16">
        <w:rPr>
          <w:rFonts w:cs="Arial"/>
          <w:szCs w:val="24"/>
        </w:rPr>
        <w:t>vermiculita</w:t>
      </w:r>
      <w:proofErr w:type="spellEnd"/>
      <w:r w:rsidRPr="00815B16">
        <w:rPr>
          <w:rFonts w:cs="Arial"/>
          <w:szCs w:val="24"/>
        </w:rPr>
        <w:t xml:space="preserve">, </w:t>
      </w:r>
      <w:proofErr w:type="spellStart"/>
      <w:r w:rsidRPr="00815B16">
        <w:rPr>
          <w:rFonts w:cs="Arial"/>
          <w:szCs w:val="24"/>
        </w:rPr>
        <w:t>ilita</w:t>
      </w:r>
      <w:proofErr w:type="spellEnd"/>
      <w:r w:rsidRPr="00815B16">
        <w:rPr>
          <w:rFonts w:cs="Arial"/>
          <w:szCs w:val="24"/>
        </w:rPr>
        <w:t xml:space="preserve">, </w:t>
      </w:r>
      <w:proofErr w:type="spellStart"/>
      <w:r w:rsidRPr="00815B16">
        <w:rPr>
          <w:rFonts w:cs="Arial"/>
          <w:szCs w:val="24"/>
        </w:rPr>
        <w:t>cloria</w:t>
      </w:r>
      <w:proofErr w:type="spellEnd"/>
      <w:r w:rsidRPr="00815B16">
        <w:rPr>
          <w:rFonts w:cs="Arial"/>
          <w:szCs w:val="24"/>
        </w:rPr>
        <w:t xml:space="preserve"> e óxidos de ferro e alumínio.</w:t>
      </w:r>
    </w:p>
    <w:p w14:paraId="1DC551A0" w14:textId="7A3CDEAC" w:rsidR="005C51C2" w:rsidRDefault="005C51C2" w:rsidP="005C51C2">
      <w:pPr>
        <w:pStyle w:val="PargrafodaLista"/>
        <w:ind w:left="0" w:firstLine="792"/>
        <w:rPr>
          <w:rFonts w:cs="Arial"/>
          <w:szCs w:val="24"/>
        </w:rPr>
      </w:pPr>
      <w:r w:rsidRPr="00815B16">
        <w:rPr>
          <w:rFonts w:cs="Arial"/>
          <w:szCs w:val="24"/>
        </w:rPr>
        <w:t xml:space="preserve">A granulometria do solo figura-se como um dos mais importantes e estáveis atributos do solo, determinando e influenciando a grande maioria das propriedades do </w:t>
      </w:r>
      <w:r w:rsidRPr="00815B16">
        <w:rPr>
          <w:rFonts w:cs="Arial"/>
          <w:szCs w:val="24"/>
        </w:rPr>
        <w:lastRenderedPageBreak/>
        <w:t>solo, com destaque para a fração argila. Em virtude de sua elevada área superficial especifica, frequentemente carregada negativamente, atua na retenção de nutrientes indispensáveis ao crescimento e desenvolvimento das plantas, tais como Ca</w:t>
      </w:r>
      <w:r w:rsidRPr="00815B16">
        <w:rPr>
          <w:rFonts w:cs="Arial"/>
          <w:szCs w:val="24"/>
          <w:vertAlign w:val="superscript"/>
        </w:rPr>
        <w:t>+2</w:t>
      </w:r>
      <w:r w:rsidRPr="00815B16">
        <w:rPr>
          <w:rFonts w:cs="Arial"/>
          <w:szCs w:val="24"/>
        </w:rPr>
        <w:t>, Mg</w:t>
      </w:r>
      <w:r w:rsidRPr="00815B16">
        <w:rPr>
          <w:rFonts w:cs="Arial"/>
          <w:szCs w:val="24"/>
          <w:vertAlign w:val="superscript"/>
        </w:rPr>
        <w:t>+2</w:t>
      </w:r>
      <w:r w:rsidRPr="00815B16">
        <w:rPr>
          <w:rFonts w:cs="Arial"/>
          <w:szCs w:val="24"/>
        </w:rPr>
        <w:t>, K</w:t>
      </w:r>
      <w:r w:rsidRPr="00815B16">
        <w:rPr>
          <w:rFonts w:cs="Arial"/>
          <w:szCs w:val="24"/>
          <w:vertAlign w:val="superscript"/>
        </w:rPr>
        <w:t>+</w:t>
      </w:r>
      <w:r w:rsidRPr="00815B16">
        <w:rPr>
          <w:rFonts w:cs="Arial"/>
          <w:szCs w:val="24"/>
        </w:rPr>
        <w:t>,</w:t>
      </w:r>
      <w:r w:rsidR="00963B26">
        <w:rPr>
          <w:rFonts w:cs="Arial"/>
          <w:szCs w:val="24"/>
        </w:rPr>
        <w:t xml:space="preserve"> </w:t>
      </w:r>
      <w:r w:rsidRPr="00815B16">
        <w:rPr>
          <w:rFonts w:cs="Arial"/>
          <w:szCs w:val="24"/>
        </w:rPr>
        <w:t>NH</w:t>
      </w:r>
      <w:r w:rsidRPr="00815B16">
        <w:rPr>
          <w:rFonts w:cs="Arial"/>
          <w:szCs w:val="24"/>
          <w:vertAlign w:val="subscript"/>
        </w:rPr>
        <w:t>4</w:t>
      </w:r>
      <w:r w:rsidRPr="00815B16">
        <w:rPr>
          <w:rFonts w:cs="Arial"/>
          <w:szCs w:val="24"/>
          <w:vertAlign w:val="superscript"/>
        </w:rPr>
        <w:t>+</w:t>
      </w:r>
      <w:r w:rsidRPr="00815B16">
        <w:rPr>
          <w:rFonts w:cs="Arial"/>
          <w:szCs w:val="24"/>
        </w:rPr>
        <w:t>, bem como atenua a contaminação de águas subterrâneas por agrotóxicos, me</w:t>
      </w:r>
      <w:r>
        <w:rPr>
          <w:rFonts w:cs="Arial"/>
          <w:szCs w:val="24"/>
        </w:rPr>
        <w:t xml:space="preserve">tais pesados, </w:t>
      </w:r>
      <w:r w:rsidRPr="00815B16">
        <w:rPr>
          <w:rFonts w:cs="Arial"/>
          <w:szCs w:val="24"/>
        </w:rPr>
        <w:t>esgoto da lixiviação e resiste as</w:t>
      </w:r>
      <w:r>
        <w:rPr>
          <w:rFonts w:cs="Arial"/>
          <w:szCs w:val="24"/>
        </w:rPr>
        <w:t xml:space="preserve"> alterações extremas do pH</w:t>
      </w:r>
      <w:r w:rsidRPr="00815B16">
        <w:rPr>
          <w:rFonts w:cs="Arial"/>
          <w:szCs w:val="24"/>
        </w:rPr>
        <w:t xml:space="preserve"> (</w:t>
      </w:r>
      <w:r w:rsidRPr="005C51C2">
        <w:rPr>
          <w:rFonts w:cs="Arial"/>
          <w:color w:val="000000" w:themeColor="text1"/>
          <w:szCs w:val="24"/>
        </w:rPr>
        <w:t>NEWMAN, 1984</w:t>
      </w:r>
      <w:r w:rsidRPr="00815B16">
        <w:rPr>
          <w:rFonts w:cs="Arial"/>
          <w:szCs w:val="24"/>
        </w:rPr>
        <w:t>)</w:t>
      </w:r>
      <w:r>
        <w:rPr>
          <w:rFonts w:cs="Arial"/>
          <w:szCs w:val="24"/>
        </w:rPr>
        <w:t>.</w:t>
      </w:r>
    </w:p>
    <w:p w14:paraId="7E70CA5A" w14:textId="068EB4ED" w:rsidR="005C51C2" w:rsidRPr="005C51C2" w:rsidRDefault="005C51C2" w:rsidP="005C51C2">
      <w:pPr>
        <w:pStyle w:val="PargrafodaLista"/>
        <w:ind w:left="0"/>
        <w:rPr>
          <w:rFonts w:cs="Arial"/>
          <w:szCs w:val="24"/>
        </w:rPr>
      </w:pPr>
      <w:r w:rsidRPr="00815B16">
        <w:rPr>
          <w:rFonts w:cs="Arial"/>
          <w:szCs w:val="24"/>
        </w:rPr>
        <w:t>As propriedades físicas</w:t>
      </w:r>
      <w:r w:rsidR="00BB5715">
        <w:rPr>
          <w:rFonts w:cs="Arial"/>
          <w:szCs w:val="24"/>
        </w:rPr>
        <w:t xml:space="preserve"> do solo</w:t>
      </w:r>
      <w:r w:rsidRPr="00815B16">
        <w:rPr>
          <w:rFonts w:cs="Arial"/>
          <w:szCs w:val="24"/>
        </w:rPr>
        <w:t xml:space="preserve"> sofrem</w:t>
      </w:r>
      <w:r w:rsidR="003C6430">
        <w:rPr>
          <w:rFonts w:cs="Arial"/>
          <w:szCs w:val="24"/>
        </w:rPr>
        <w:t xml:space="preserve"> grande </w:t>
      </w:r>
      <w:r w:rsidR="0093526D">
        <w:rPr>
          <w:rFonts w:cs="Arial"/>
          <w:szCs w:val="24"/>
        </w:rPr>
        <w:t>influência pela quantidade</w:t>
      </w:r>
      <w:r w:rsidRPr="00815B16">
        <w:rPr>
          <w:rFonts w:cs="Arial"/>
          <w:szCs w:val="24"/>
        </w:rPr>
        <w:t xml:space="preserve"> de argila presente </w:t>
      </w:r>
      <w:r w:rsidR="0093526D">
        <w:rPr>
          <w:rFonts w:cs="Arial"/>
          <w:szCs w:val="24"/>
        </w:rPr>
        <w:t>no solo</w:t>
      </w:r>
      <w:r w:rsidRPr="00815B16">
        <w:rPr>
          <w:rFonts w:cs="Arial"/>
          <w:szCs w:val="24"/>
        </w:rPr>
        <w:t xml:space="preserve">. </w:t>
      </w:r>
      <w:r w:rsidR="00BB5715">
        <w:rPr>
          <w:rFonts w:cs="Arial"/>
          <w:szCs w:val="24"/>
        </w:rPr>
        <w:t>Ela a</w:t>
      </w:r>
      <w:r w:rsidRPr="00815B16">
        <w:rPr>
          <w:rFonts w:cs="Arial"/>
          <w:szCs w:val="24"/>
        </w:rPr>
        <w:t>tua em conjunto com a matéria orgânica na formação e consolidação de agregados (</w:t>
      </w:r>
      <w:proofErr w:type="spellStart"/>
      <w:r w:rsidRPr="00815B16">
        <w:rPr>
          <w:rFonts w:cs="Arial"/>
          <w:szCs w:val="24"/>
        </w:rPr>
        <w:t>peds</w:t>
      </w:r>
      <w:proofErr w:type="spellEnd"/>
      <w:r w:rsidRPr="00815B16">
        <w:rPr>
          <w:rFonts w:cs="Arial"/>
          <w:szCs w:val="24"/>
        </w:rPr>
        <w:t>) e consequente estruturação do solo</w:t>
      </w:r>
      <w:r w:rsidR="00BB5715">
        <w:rPr>
          <w:rFonts w:cs="Arial"/>
          <w:szCs w:val="24"/>
        </w:rPr>
        <w:t xml:space="preserve"> </w:t>
      </w:r>
      <w:r w:rsidR="0093526D">
        <w:rPr>
          <w:rFonts w:cs="Arial"/>
          <w:szCs w:val="24"/>
        </w:rPr>
        <w:t xml:space="preserve">(TISDALL </w:t>
      </w:r>
      <w:r w:rsidR="00A411E0">
        <w:rPr>
          <w:rFonts w:cs="Arial"/>
          <w:szCs w:val="24"/>
        </w:rPr>
        <w:t>e</w:t>
      </w:r>
      <w:r w:rsidR="0093526D">
        <w:rPr>
          <w:rFonts w:cs="Arial"/>
          <w:szCs w:val="24"/>
        </w:rPr>
        <w:t xml:space="preserve"> OADES, 1982)</w:t>
      </w:r>
      <w:r w:rsidRPr="00815B16">
        <w:rPr>
          <w:rFonts w:cs="Arial"/>
          <w:szCs w:val="24"/>
        </w:rPr>
        <w:t xml:space="preserve">. Esta por sua vez opera o crescimento vegetal através da configuração da aeração, movimento da água, condução do calor, compactação e resistência a erosão. Além disso, impacta na consistência do solo mantendo a coesão e adesão entre partículas o que reduz a </w:t>
      </w:r>
      <w:proofErr w:type="spellStart"/>
      <w:r w:rsidRPr="00815B16">
        <w:rPr>
          <w:rFonts w:cs="Arial"/>
          <w:szCs w:val="24"/>
        </w:rPr>
        <w:t>erodibilidade</w:t>
      </w:r>
      <w:proofErr w:type="spellEnd"/>
      <w:r w:rsidRPr="00815B16">
        <w:rPr>
          <w:rFonts w:cs="Arial"/>
          <w:szCs w:val="24"/>
        </w:rPr>
        <w:t xml:space="preserve"> e aumenta a capacidade de retenção</w:t>
      </w:r>
      <w:r>
        <w:rPr>
          <w:rFonts w:cs="Arial"/>
          <w:szCs w:val="24"/>
        </w:rPr>
        <w:t xml:space="preserve"> de água no solo </w:t>
      </w:r>
      <w:r w:rsidRPr="005C51C2">
        <w:rPr>
          <w:rFonts w:cs="Arial"/>
          <w:szCs w:val="24"/>
        </w:rPr>
        <w:t>(</w:t>
      </w:r>
      <w:r w:rsidRPr="005C51C2">
        <w:rPr>
          <w:rFonts w:cs="Arial"/>
          <w:color w:val="000000" w:themeColor="text1"/>
          <w:szCs w:val="24"/>
        </w:rPr>
        <w:t>CHURCHMAN, 2018</w:t>
      </w:r>
      <w:r w:rsidRPr="005C51C2">
        <w:rPr>
          <w:rFonts w:cs="Arial"/>
          <w:szCs w:val="24"/>
        </w:rPr>
        <w:t>)</w:t>
      </w:r>
      <w:r>
        <w:rPr>
          <w:rFonts w:cs="Arial"/>
          <w:szCs w:val="24"/>
        </w:rPr>
        <w:t>.</w:t>
      </w:r>
    </w:p>
    <w:p w14:paraId="1166DDFB" w14:textId="3B737171" w:rsidR="005C51C2" w:rsidRPr="00815B16" w:rsidRDefault="005C51C2" w:rsidP="005C51C2">
      <w:pPr>
        <w:rPr>
          <w:rFonts w:cs="Arial"/>
          <w:szCs w:val="24"/>
        </w:rPr>
      </w:pPr>
      <w:r w:rsidRPr="00815B16">
        <w:rPr>
          <w:rFonts w:cs="Arial"/>
          <w:szCs w:val="24"/>
        </w:rPr>
        <w:t xml:space="preserve">A fração </w:t>
      </w:r>
      <w:r w:rsidR="000B7A4F" w:rsidRPr="00815B16">
        <w:rPr>
          <w:rFonts w:cs="Arial"/>
          <w:szCs w:val="24"/>
        </w:rPr>
        <w:t>argila é</w:t>
      </w:r>
      <w:r w:rsidR="000B7A4F">
        <w:rPr>
          <w:rFonts w:cs="Arial"/>
          <w:szCs w:val="24"/>
        </w:rPr>
        <w:t xml:space="preserve"> capaz de</w:t>
      </w:r>
      <w:r w:rsidR="00A411E0">
        <w:rPr>
          <w:rFonts w:cs="Arial"/>
          <w:szCs w:val="24"/>
        </w:rPr>
        <w:t xml:space="preserve"> </w:t>
      </w:r>
      <w:r w:rsidR="000B7A4F">
        <w:rPr>
          <w:rFonts w:cs="Arial"/>
          <w:szCs w:val="24"/>
        </w:rPr>
        <w:t xml:space="preserve">armazenar </w:t>
      </w:r>
      <w:r w:rsidR="00A411E0">
        <w:rPr>
          <w:rFonts w:cs="Arial"/>
          <w:szCs w:val="24"/>
        </w:rPr>
        <w:t xml:space="preserve">a </w:t>
      </w:r>
      <w:r w:rsidR="00A411E0" w:rsidRPr="00815B16">
        <w:rPr>
          <w:rFonts w:cs="Arial"/>
          <w:szCs w:val="24"/>
        </w:rPr>
        <w:t>maior</w:t>
      </w:r>
      <w:r w:rsidRPr="00815B16">
        <w:rPr>
          <w:rFonts w:cs="Arial"/>
          <w:szCs w:val="24"/>
        </w:rPr>
        <w:t xml:space="preserve"> parte do</w:t>
      </w:r>
      <w:r w:rsidR="005A262F">
        <w:rPr>
          <w:rFonts w:cs="Arial"/>
          <w:szCs w:val="24"/>
        </w:rPr>
        <w:t xml:space="preserve"> COS</w:t>
      </w:r>
      <w:r w:rsidR="000B7A4F">
        <w:rPr>
          <w:rFonts w:cs="Arial"/>
          <w:szCs w:val="24"/>
        </w:rPr>
        <w:t xml:space="preserve"> e proteg</w:t>
      </w:r>
      <w:r w:rsidR="00B15691">
        <w:rPr>
          <w:rFonts w:cs="Arial"/>
          <w:szCs w:val="24"/>
        </w:rPr>
        <w:t>ê</w:t>
      </w:r>
      <w:r w:rsidR="000B7A4F">
        <w:rPr>
          <w:rFonts w:cs="Arial"/>
          <w:szCs w:val="24"/>
        </w:rPr>
        <w:t>-</w:t>
      </w:r>
      <w:proofErr w:type="gramStart"/>
      <w:r w:rsidR="000B7A4F">
        <w:rPr>
          <w:rFonts w:cs="Arial"/>
          <w:szCs w:val="24"/>
        </w:rPr>
        <w:t xml:space="preserve">lo </w:t>
      </w:r>
      <w:r w:rsidRPr="00815B16">
        <w:rPr>
          <w:rFonts w:cs="Arial"/>
          <w:szCs w:val="24"/>
        </w:rPr>
        <w:t xml:space="preserve"> </w:t>
      </w:r>
      <w:r w:rsidR="00B15691">
        <w:rPr>
          <w:rFonts w:cs="Arial"/>
          <w:szCs w:val="24"/>
        </w:rPr>
        <w:t>da</w:t>
      </w:r>
      <w:proofErr w:type="gramEnd"/>
      <w:r w:rsidR="00B15691">
        <w:rPr>
          <w:rFonts w:cs="Arial"/>
          <w:szCs w:val="24"/>
        </w:rPr>
        <w:t xml:space="preserve"> mineralização (SIX et al., 2002) </w:t>
      </w:r>
      <w:r w:rsidRPr="00815B16">
        <w:rPr>
          <w:rFonts w:cs="Arial"/>
          <w:szCs w:val="24"/>
        </w:rPr>
        <w:t xml:space="preserve">comparativamente as frações areia e </w:t>
      </w:r>
      <w:proofErr w:type="spellStart"/>
      <w:r w:rsidRPr="00815B16">
        <w:rPr>
          <w:rFonts w:cs="Arial"/>
          <w:szCs w:val="24"/>
        </w:rPr>
        <w:t>silte</w:t>
      </w:r>
      <w:proofErr w:type="spellEnd"/>
      <w:r w:rsidRPr="00815B16">
        <w:rPr>
          <w:rFonts w:cs="Arial"/>
          <w:szCs w:val="24"/>
        </w:rPr>
        <w:t>, favorecendo a sequestro do C atmosférico, melhoria da estrutura do solo, mitigação da emissão de gases de efeito estufa e promoção da atividade biológica do solo (</w:t>
      </w:r>
      <w:r w:rsidRPr="005C51C2">
        <w:rPr>
          <w:rFonts w:cs="Arial"/>
          <w:color w:val="000000" w:themeColor="text1"/>
          <w:szCs w:val="24"/>
        </w:rPr>
        <w:t>ZHONG et al.,2018</w:t>
      </w:r>
      <w:r w:rsidRPr="00815B16">
        <w:rPr>
          <w:rFonts w:cs="Arial"/>
          <w:szCs w:val="24"/>
        </w:rPr>
        <w:t xml:space="preserve">). A associação íntima entre argila e COS decorre que a argila dispõe simultaneamente de cargas superficiais variáveis e permanentes em conjunto com diferentes áreas superficiais especificas que são fundamentais para a formação de complexos </w:t>
      </w:r>
      <w:proofErr w:type="spellStart"/>
      <w:r w:rsidRPr="00815B16">
        <w:rPr>
          <w:rFonts w:cs="Arial"/>
          <w:szCs w:val="24"/>
        </w:rPr>
        <w:t>organo</w:t>
      </w:r>
      <w:proofErr w:type="spellEnd"/>
      <w:r w:rsidRPr="00815B16">
        <w:rPr>
          <w:rFonts w:cs="Arial"/>
          <w:szCs w:val="24"/>
        </w:rPr>
        <w:t xml:space="preserve">-minerais e estabelecimento de agregados </w:t>
      </w:r>
      <w:r w:rsidRPr="005C51C2">
        <w:rPr>
          <w:rFonts w:cs="Arial"/>
          <w:color w:val="000000" w:themeColor="text1"/>
          <w:szCs w:val="24"/>
        </w:rPr>
        <w:t>(</w:t>
      </w:r>
      <w:r w:rsidR="005A262F">
        <w:rPr>
          <w:rFonts w:cs="Arial"/>
          <w:color w:val="000000" w:themeColor="text1"/>
          <w:szCs w:val="24"/>
        </w:rPr>
        <w:t xml:space="preserve">SCHIMDT et al., 2011; </w:t>
      </w:r>
      <w:r w:rsidRPr="005C51C2">
        <w:rPr>
          <w:rFonts w:cs="Arial"/>
          <w:color w:val="000000" w:themeColor="text1"/>
          <w:szCs w:val="24"/>
        </w:rPr>
        <w:t>SARKAR et al., 2018</w:t>
      </w:r>
      <w:r w:rsidRPr="00815B16">
        <w:rPr>
          <w:rFonts w:cs="Arial"/>
          <w:szCs w:val="24"/>
        </w:rPr>
        <w:t>). Os organismos do solo são beneficiados por essa associação, já que extraem a energia necessária para a sobrevivência ao empreenderem a ciclagem de m</w:t>
      </w:r>
      <w:r>
        <w:rPr>
          <w:rFonts w:cs="Arial"/>
          <w:szCs w:val="24"/>
        </w:rPr>
        <w:t>acro e micronutrientes, promovem o</w:t>
      </w:r>
      <w:r w:rsidRPr="00815B16">
        <w:rPr>
          <w:rFonts w:cs="Arial"/>
          <w:szCs w:val="24"/>
        </w:rPr>
        <w:t xml:space="preserve"> crescimento vegetal pela liberação de hormônios (auxinas, </w:t>
      </w:r>
      <w:proofErr w:type="spellStart"/>
      <w:r w:rsidRPr="00815B16">
        <w:rPr>
          <w:rFonts w:cs="Arial"/>
          <w:szCs w:val="24"/>
        </w:rPr>
        <w:t>giberel</w:t>
      </w:r>
      <w:r>
        <w:rPr>
          <w:rFonts w:cs="Arial"/>
          <w:szCs w:val="24"/>
        </w:rPr>
        <w:t>inas</w:t>
      </w:r>
      <w:proofErr w:type="spellEnd"/>
      <w:r>
        <w:rPr>
          <w:rFonts w:cs="Arial"/>
          <w:szCs w:val="24"/>
        </w:rPr>
        <w:t xml:space="preserve"> e </w:t>
      </w:r>
      <w:proofErr w:type="spellStart"/>
      <w:r>
        <w:rPr>
          <w:rFonts w:cs="Arial"/>
          <w:szCs w:val="24"/>
        </w:rPr>
        <w:t>citocininas</w:t>
      </w:r>
      <w:proofErr w:type="spellEnd"/>
      <w:r>
        <w:rPr>
          <w:rFonts w:cs="Arial"/>
          <w:szCs w:val="24"/>
        </w:rPr>
        <w:t>), mobilizam</w:t>
      </w:r>
      <w:r w:rsidRPr="00815B16">
        <w:rPr>
          <w:rFonts w:cs="Arial"/>
          <w:szCs w:val="24"/>
        </w:rPr>
        <w:t xml:space="preserve"> nutrientes para as plantas e inibição de </w:t>
      </w:r>
      <w:proofErr w:type="spellStart"/>
      <w:r w:rsidRPr="00815B16">
        <w:rPr>
          <w:rFonts w:cs="Arial"/>
          <w:szCs w:val="24"/>
        </w:rPr>
        <w:t>fitopatógenos</w:t>
      </w:r>
      <w:proofErr w:type="spellEnd"/>
      <w:r w:rsidRPr="00815B16">
        <w:rPr>
          <w:rFonts w:cs="Arial"/>
          <w:szCs w:val="24"/>
        </w:rPr>
        <w:t xml:space="preserve">. </w:t>
      </w:r>
    </w:p>
    <w:p w14:paraId="5EF087F9" w14:textId="77777777" w:rsidR="000058A9" w:rsidRPr="00BC4ADD" w:rsidRDefault="000058A9" w:rsidP="000058A9">
      <w:pPr>
        <w:rPr>
          <w:rFonts w:cs="Arial"/>
        </w:rPr>
      </w:pPr>
    </w:p>
    <w:p w14:paraId="4C9D4C39" w14:textId="3015FDF7" w:rsidR="000058A9" w:rsidRDefault="000058A9" w:rsidP="000058A9">
      <w:pPr>
        <w:pStyle w:val="Ttulo2"/>
        <w:rPr>
          <w:rFonts w:cs="Arial"/>
          <w:lang w:val="pt-BR"/>
        </w:rPr>
      </w:pPr>
      <w:bookmarkStart w:id="40" w:name="_isrj3lxoxzv2" w:colFirst="0" w:colLast="0"/>
      <w:bookmarkStart w:id="41" w:name="_Toc518373193"/>
      <w:bookmarkEnd w:id="40"/>
      <w:r w:rsidRPr="00BC4ADD">
        <w:rPr>
          <w:rFonts w:cs="Arial"/>
          <w:lang w:val="pt-BR"/>
        </w:rPr>
        <w:t>2.3</w:t>
      </w:r>
      <w:bookmarkEnd w:id="41"/>
      <w:r w:rsidR="005C51C2">
        <w:rPr>
          <w:rFonts w:cs="Arial"/>
          <w:lang w:val="pt-BR"/>
        </w:rPr>
        <w:t xml:space="preserve"> ESPECTROSCOPIA DE REFLECTÂNCIA DIFUSA (ERD)</w:t>
      </w:r>
    </w:p>
    <w:p w14:paraId="49AF31E0" w14:textId="24885E9A" w:rsidR="006076C3" w:rsidRDefault="006076C3" w:rsidP="00963B26">
      <w:pPr>
        <w:rPr>
          <w:rFonts w:cs="Arial"/>
          <w:szCs w:val="24"/>
        </w:rPr>
      </w:pPr>
      <w:r w:rsidRPr="00815B16">
        <w:rPr>
          <w:rFonts w:cs="Arial"/>
          <w:szCs w:val="24"/>
        </w:rPr>
        <w:t>A Espectroscopia é a ciência que estuda a luz em função do comprimento de onda refletido,</w:t>
      </w:r>
      <w:r w:rsidR="00343167">
        <w:rPr>
          <w:rFonts w:cs="Arial"/>
          <w:szCs w:val="24"/>
        </w:rPr>
        <w:t xml:space="preserve"> </w:t>
      </w:r>
      <w:r w:rsidRPr="00815B16">
        <w:rPr>
          <w:rFonts w:cs="Arial"/>
          <w:szCs w:val="24"/>
        </w:rPr>
        <w:t>emitido ou espalhado por um mat</w:t>
      </w:r>
      <w:r w:rsidR="00963B26">
        <w:rPr>
          <w:rFonts w:cs="Arial"/>
          <w:szCs w:val="24"/>
        </w:rPr>
        <w:t xml:space="preserve">erial gasoso, líquido ou sólido </w:t>
      </w:r>
      <w:r w:rsidRPr="00815B16">
        <w:rPr>
          <w:rFonts w:cs="Arial"/>
          <w:szCs w:val="24"/>
        </w:rPr>
        <w:t>(</w:t>
      </w:r>
      <w:r w:rsidRPr="006076C3">
        <w:rPr>
          <w:rFonts w:cs="Arial"/>
          <w:color w:val="000000" w:themeColor="text1"/>
          <w:szCs w:val="24"/>
        </w:rPr>
        <w:t>CLARK,1999</w:t>
      </w:r>
      <w:r w:rsidRPr="00815B16">
        <w:rPr>
          <w:rFonts w:cs="Arial"/>
          <w:szCs w:val="24"/>
        </w:rPr>
        <w:t>). A quantidade de fótons absorvidos (absorbância) ou refletidos (</w:t>
      </w:r>
      <w:proofErr w:type="spellStart"/>
      <w:r w:rsidRPr="00815B16">
        <w:rPr>
          <w:rFonts w:cs="Arial"/>
          <w:szCs w:val="24"/>
        </w:rPr>
        <w:t>reflectância</w:t>
      </w:r>
      <w:proofErr w:type="spellEnd"/>
      <w:r w:rsidRPr="00815B16">
        <w:rPr>
          <w:rFonts w:cs="Arial"/>
          <w:szCs w:val="24"/>
        </w:rPr>
        <w:t xml:space="preserve">) por algum material, nesse caso o solo, podem ser quantificados e </w:t>
      </w:r>
      <w:proofErr w:type="spellStart"/>
      <w:r w:rsidRPr="00815B16">
        <w:rPr>
          <w:rFonts w:cs="Arial"/>
          <w:szCs w:val="24"/>
        </w:rPr>
        <w:t>interconvertidos</w:t>
      </w:r>
      <w:proofErr w:type="spellEnd"/>
      <w:r w:rsidRPr="00815B16">
        <w:rPr>
          <w:rFonts w:cs="Arial"/>
          <w:szCs w:val="24"/>
        </w:rPr>
        <w:t xml:space="preserve"> pela seguinte fórmula</w:t>
      </w:r>
      <w:r>
        <w:rPr>
          <w:rFonts w:cs="Arial"/>
          <w:szCs w:val="24"/>
        </w:rPr>
        <w:t>:</w:t>
      </w:r>
    </w:p>
    <w:p w14:paraId="0C6DF105" w14:textId="5240E6C2" w:rsidR="006076C3" w:rsidRPr="006076C3" w:rsidRDefault="006076C3" w:rsidP="006076C3">
      <w:pPr>
        <w:ind w:left="360"/>
        <w:rPr>
          <w:rFonts w:cs="Arial"/>
          <w:szCs w:val="24"/>
        </w:rPr>
      </w:pPr>
      <m:oMathPara>
        <m:oMathParaPr>
          <m:jc m:val="left"/>
        </m:oMathParaPr>
        <m:oMath>
          <m:r>
            <w:rPr>
              <w:rFonts w:ascii="Cambria Math" w:hAnsi="Cambria Math" w:cs="Arial"/>
              <w:szCs w:val="24"/>
            </w:rPr>
            <w:lastRenderedPageBreak/>
            <m:t>A=</m:t>
          </m:r>
          <m:func>
            <m:funcPr>
              <m:ctrlPr>
                <w:rPr>
                  <w:rFonts w:ascii="Cambria Math" w:hAnsi="Cambria Math" w:cs="Arial"/>
                  <w:i/>
                  <w:szCs w:val="24"/>
                </w:rPr>
              </m:ctrlPr>
            </m:funcPr>
            <m:fName>
              <m:r>
                <m:rPr>
                  <m:sty m:val="p"/>
                </m:rPr>
                <w:rPr>
                  <w:rFonts w:ascii="Cambria Math" w:hAnsi="Cambria Math" w:cs="Arial"/>
                  <w:szCs w:val="24"/>
                </w:rPr>
                <m:t>log</m:t>
              </m:r>
            </m:fName>
            <m:e>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R</m:t>
                  </m:r>
                </m:den>
              </m:f>
            </m:e>
          </m:func>
        </m:oMath>
      </m:oMathPara>
    </w:p>
    <w:p w14:paraId="4A4E6362" w14:textId="77777777" w:rsidR="006076C3" w:rsidRPr="006076C3" w:rsidRDefault="006076C3" w:rsidP="006076C3">
      <w:pPr>
        <w:ind w:firstLine="0"/>
        <w:rPr>
          <w:rFonts w:cs="Arial"/>
          <w:szCs w:val="24"/>
        </w:rPr>
      </w:pPr>
    </w:p>
    <w:p w14:paraId="3C478DEE" w14:textId="75482B72" w:rsidR="006076C3" w:rsidRDefault="006076C3" w:rsidP="006076C3">
      <w:pPr>
        <w:rPr>
          <w:rFonts w:cs="Arial"/>
          <w:color w:val="000000" w:themeColor="text1"/>
          <w:szCs w:val="24"/>
        </w:rPr>
      </w:pPr>
      <w:r w:rsidRPr="00815B16">
        <w:rPr>
          <w:rFonts w:cs="Arial"/>
          <w:szCs w:val="24"/>
        </w:rPr>
        <w:t xml:space="preserve">A </w:t>
      </w:r>
      <w:proofErr w:type="spellStart"/>
      <w:r w:rsidRPr="00815B16">
        <w:rPr>
          <w:rFonts w:cs="Arial"/>
          <w:szCs w:val="24"/>
        </w:rPr>
        <w:t>reflectância</w:t>
      </w:r>
      <w:proofErr w:type="spellEnd"/>
      <w:r w:rsidRPr="00815B16">
        <w:rPr>
          <w:rFonts w:cs="Arial"/>
          <w:szCs w:val="24"/>
        </w:rPr>
        <w:t xml:space="preserve">, mais estritamente, a </w:t>
      </w:r>
      <w:proofErr w:type="spellStart"/>
      <w:r w:rsidRPr="00815B16">
        <w:rPr>
          <w:rFonts w:cs="Arial"/>
          <w:szCs w:val="24"/>
        </w:rPr>
        <w:t>reflectância</w:t>
      </w:r>
      <w:proofErr w:type="spellEnd"/>
      <w:r w:rsidRPr="00815B16">
        <w:rPr>
          <w:rFonts w:cs="Arial"/>
          <w:szCs w:val="24"/>
        </w:rPr>
        <w:t xml:space="preserve"> espectral representa a razão entre a </w:t>
      </w:r>
      <w:proofErr w:type="spellStart"/>
      <w:r w:rsidRPr="00815B16">
        <w:rPr>
          <w:rFonts w:cs="Arial"/>
          <w:szCs w:val="24"/>
        </w:rPr>
        <w:t>radiância</w:t>
      </w:r>
      <w:proofErr w:type="spellEnd"/>
      <w:r w:rsidRPr="00815B16">
        <w:rPr>
          <w:rFonts w:cs="Arial"/>
          <w:szCs w:val="24"/>
        </w:rPr>
        <w:t xml:space="preserve"> (radiação refletida) e </w:t>
      </w:r>
      <w:proofErr w:type="spellStart"/>
      <w:r w:rsidRPr="00815B16">
        <w:rPr>
          <w:rFonts w:cs="Arial"/>
          <w:szCs w:val="24"/>
        </w:rPr>
        <w:t>irradiância</w:t>
      </w:r>
      <w:proofErr w:type="spellEnd"/>
      <w:r w:rsidRPr="00815B16">
        <w:rPr>
          <w:rFonts w:cs="Arial"/>
          <w:szCs w:val="24"/>
        </w:rPr>
        <w:t xml:space="preserve"> (radiação incidente) em determinado comprimento de onda sobre o solo por exemplo, sendo captados por sensores denominados </w:t>
      </w:r>
      <w:proofErr w:type="spellStart"/>
      <w:r w:rsidRPr="00815B16">
        <w:rPr>
          <w:rFonts w:cs="Arial"/>
          <w:szCs w:val="24"/>
        </w:rPr>
        <w:t>espectroradiomêtros</w:t>
      </w:r>
      <w:proofErr w:type="spellEnd"/>
      <w:r w:rsidRPr="00815B16">
        <w:rPr>
          <w:rFonts w:cs="Arial"/>
          <w:szCs w:val="24"/>
        </w:rPr>
        <w:t xml:space="preserve"> (</w:t>
      </w:r>
      <w:r w:rsidRPr="006076C3">
        <w:rPr>
          <w:rFonts w:cs="Arial"/>
          <w:color w:val="000000" w:themeColor="text1"/>
          <w:szCs w:val="24"/>
        </w:rPr>
        <w:t>DALMOLIN et al., 2005, STONER e BAUMGARDNER,1981</w:t>
      </w:r>
      <w:r w:rsidRPr="00815B16">
        <w:rPr>
          <w:rFonts w:cs="Arial"/>
          <w:szCs w:val="24"/>
        </w:rPr>
        <w:t>). O processo refletiv</w:t>
      </w:r>
      <w:r w:rsidR="003C6430">
        <w:rPr>
          <w:rFonts w:cs="Arial"/>
          <w:szCs w:val="24"/>
        </w:rPr>
        <w:t>o é denominado espalhamento, permitindo</w:t>
      </w:r>
      <w:r w:rsidRPr="00815B16">
        <w:rPr>
          <w:rFonts w:cs="Arial"/>
          <w:szCs w:val="24"/>
        </w:rPr>
        <w:t xml:space="preserve"> que os fótons espalhados </w:t>
      </w:r>
      <w:r w:rsidR="003C6430">
        <w:rPr>
          <w:rFonts w:cs="Arial"/>
          <w:szCs w:val="24"/>
        </w:rPr>
        <w:t xml:space="preserve">possam ser detectados e medidos, compondo assim </w:t>
      </w:r>
      <w:r w:rsidRPr="00815B16">
        <w:rPr>
          <w:rFonts w:cs="Arial"/>
          <w:szCs w:val="24"/>
        </w:rPr>
        <w:t xml:space="preserve">os dados de </w:t>
      </w:r>
      <w:proofErr w:type="spellStart"/>
      <w:r w:rsidRPr="00815B16">
        <w:rPr>
          <w:rFonts w:cs="Arial"/>
          <w:szCs w:val="24"/>
        </w:rPr>
        <w:t>reflectância</w:t>
      </w:r>
      <w:proofErr w:type="spellEnd"/>
      <w:r w:rsidRPr="00815B16">
        <w:rPr>
          <w:rFonts w:cs="Arial"/>
          <w:szCs w:val="24"/>
        </w:rPr>
        <w:t xml:space="preserve"> espectral. As bandas de absorção presentes na assinatura espectral do solo são o resultado da ocorrência de três processos físicos: transições eletrônicas, vibracionais e rotacionais </w:t>
      </w:r>
      <w:r w:rsidRPr="006076C3">
        <w:rPr>
          <w:rFonts w:cs="Arial"/>
          <w:color w:val="000000" w:themeColor="text1"/>
          <w:szCs w:val="24"/>
        </w:rPr>
        <w:t>(FANG et al., 2018).</w:t>
      </w:r>
    </w:p>
    <w:p w14:paraId="75B95536" w14:textId="3A906307" w:rsidR="00F441DB" w:rsidRDefault="006076C3" w:rsidP="006076C3">
      <w:pPr>
        <w:rPr>
          <w:ins w:id="42" w:author="Liliane" w:date="2021-04-07T16:24:00Z"/>
          <w:noProof/>
          <w:highlight w:val="white"/>
        </w:rPr>
      </w:pPr>
      <w:r w:rsidRPr="00815B16">
        <w:rPr>
          <w:rFonts w:cs="Arial"/>
          <w:szCs w:val="24"/>
        </w:rPr>
        <w:t>A assinatura espectral de um solo é composta por diversos sinais complexos em virtude das absorções sobrepostas dos constituintes do solo (</w:t>
      </w:r>
      <w:r w:rsidRPr="006076C3">
        <w:rPr>
          <w:rFonts w:cs="Arial"/>
          <w:color w:val="000000" w:themeColor="text1"/>
          <w:szCs w:val="24"/>
        </w:rPr>
        <w:t>HONG et al., 2018; STENBERG et al., 2010</w:t>
      </w:r>
      <w:r w:rsidRPr="00815B16">
        <w:rPr>
          <w:rFonts w:cs="Arial"/>
          <w:szCs w:val="24"/>
        </w:rPr>
        <w:t>)</w:t>
      </w:r>
      <w:r w:rsidR="00F868E9">
        <w:rPr>
          <w:rFonts w:cs="Arial"/>
          <w:szCs w:val="24"/>
        </w:rPr>
        <w:t xml:space="preserve">, podendo ser representada graficamente </w:t>
      </w:r>
      <w:r w:rsidR="007940A6">
        <w:rPr>
          <w:rFonts w:cs="Arial"/>
          <w:szCs w:val="24"/>
        </w:rPr>
        <w:t>através</w:t>
      </w:r>
      <w:r w:rsidR="00F868E9">
        <w:rPr>
          <w:rFonts w:cs="Arial"/>
          <w:szCs w:val="24"/>
        </w:rPr>
        <w:t xml:space="preserve"> de curvas espectrais (Figura</w:t>
      </w:r>
      <w:r w:rsidR="00DD3BA9">
        <w:rPr>
          <w:rFonts w:cs="Arial"/>
          <w:szCs w:val="24"/>
        </w:rPr>
        <w:t xml:space="preserve"> 1</w:t>
      </w:r>
      <w:r w:rsidR="00F868E9">
        <w:rPr>
          <w:rFonts w:cs="Arial"/>
          <w:szCs w:val="24"/>
        </w:rPr>
        <w:t>).</w:t>
      </w:r>
      <w:r w:rsidR="00DD3BA9">
        <w:rPr>
          <w:rFonts w:cs="Arial"/>
          <w:szCs w:val="24"/>
        </w:rPr>
        <w:t xml:space="preserve"> </w:t>
      </w:r>
      <w:r w:rsidRPr="00815B16">
        <w:rPr>
          <w:rFonts w:cs="Arial"/>
          <w:szCs w:val="24"/>
        </w:rPr>
        <w:t>O padrão complexo de absorção do solo é fortemente influenciado por suas propriedades biológicas, físicas, químicas e mineralógicas, destacando-se a matéria orgânica e óxidos de ferro, também associado com os efeitos da mineralogia da fração argila, textura, rugosidade e umidade do solo (</w:t>
      </w:r>
      <w:r w:rsidRPr="006076C3">
        <w:rPr>
          <w:rFonts w:cs="Arial"/>
          <w:color w:val="000000" w:themeColor="text1"/>
          <w:szCs w:val="24"/>
        </w:rPr>
        <w:t>DALMOLIN et al.</w:t>
      </w:r>
      <w:r w:rsidR="00F441DB">
        <w:rPr>
          <w:rFonts w:cs="Arial"/>
          <w:color w:val="000000" w:themeColor="text1"/>
          <w:szCs w:val="24"/>
        </w:rPr>
        <w:t>,</w:t>
      </w:r>
      <w:r w:rsidRPr="006076C3">
        <w:rPr>
          <w:rFonts w:cs="Arial"/>
          <w:color w:val="000000" w:themeColor="text1"/>
          <w:szCs w:val="24"/>
        </w:rPr>
        <w:t>2005</w:t>
      </w:r>
      <w:r w:rsidRPr="00815B16">
        <w:rPr>
          <w:rFonts w:cs="Arial"/>
          <w:szCs w:val="24"/>
        </w:rPr>
        <w:t>).</w:t>
      </w:r>
      <w:r w:rsidR="00F441DB" w:rsidRPr="00F441DB">
        <w:rPr>
          <w:noProof/>
          <w:highlight w:val="white"/>
        </w:rPr>
        <w:t xml:space="preserve"> </w:t>
      </w:r>
    </w:p>
    <w:p w14:paraId="04CAD313" w14:textId="77777777" w:rsidR="004B3344" w:rsidRDefault="004B3344" w:rsidP="006076C3">
      <w:pPr>
        <w:rPr>
          <w:noProof/>
          <w:highlight w:val="white"/>
        </w:rPr>
      </w:pPr>
    </w:p>
    <w:p w14:paraId="3C964F4D" w14:textId="44B592BA" w:rsidR="00F441DB" w:rsidRDefault="00F441DB">
      <w:pPr>
        <w:ind w:firstLine="0"/>
        <w:rPr>
          <w:noProof/>
          <w:highlight w:val="white"/>
        </w:rPr>
        <w:pPrChange w:id="43" w:author="Liliane" w:date="2021-04-07T16:23:00Z">
          <w:pPr/>
        </w:pPrChange>
      </w:pPr>
      <w:r>
        <w:rPr>
          <w:noProof/>
          <w:highlight w:val="white"/>
        </w:rPr>
        <w:t>Figura 1 – Curvas espectrais de um Biblioteca Espectral de Solos</w:t>
      </w:r>
      <w:ins w:id="44" w:author="Liliane" w:date="2021-04-07T16:24:00Z">
        <w:r w:rsidR="004B3344">
          <w:rPr>
            <w:noProof/>
          </w:rPr>
          <w:t xml:space="preserve"> </w:t>
        </w:r>
      </w:ins>
      <w:r>
        <w:rPr>
          <w:color w:val="000000"/>
        </w:rPr>
        <w:t xml:space="preserve">(n = 2598), com destaque para curvas representativas de três regiões com diferentes materiais de origem e composição </w:t>
      </w:r>
      <w:proofErr w:type="spellStart"/>
      <w:r>
        <w:rPr>
          <w:color w:val="000000"/>
        </w:rPr>
        <w:t>organo</w:t>
      </w:r>
      <w:proofErr w:type="spellEnd"/>
      <w:r>
        <w:rPr>
          <w:color w:val="000000"/>
        </w:rPr>
        <w:t>-mineral.</w:t>
      </w:r>
    </w:p>
    <w:p w14:paraId="1C2B73B6" w14:textId="4A02C2C4" w:rsidR="00F441DB" w:rsidRDefault="00F441DB" w:rsidP="00F441DB">
      <w:pPr>
        <w:rPr>
          <w:rFonts w:cs="Arial"/>
          <w:szCs w:val="24"/>
        </w:rPr>
      </w:pPr>
      <w:r>
        <w:rPr>
          <w:noProof/>
          <w:highlight w:val="white"/>
          <w:lang w:eastAsia="pt-BR"/>
        </w:rPr>
        <w:drawing>
          <wp:inline distT="114300" distB="114300" distL="114300" distR="114300" wp14:anchorId="07E1F66F" wp14:editId="0B9DEFF2">
            <wp:extent cx="5760720" cy="2021205"/>
            <wp:effectExtent l="0" t="0" r="0" b="0"/>
            <wp:docPr id="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
                    <a:srcRect/>
                    <a:stretch>
                      <a:fillRect/>
                    </a:stretch>
                  </pic:blipFill>
                  <pic:spPr>
                    <a:xfrm>
                      <a:off x="0" y="0"/>
                      <a:ext cx="5760720" cy="2021205"/>
                    </a:xfrm>
                    <a:prstGeom prst="rect">
                      <a:avLst/>
                    </a:prstGeom>
                    <a:ln/>
                  </pic:spPr>
                </pic:pic>
              </a:graphicData>
            </a:graphic>
          </wp:inline>
        </w:drawing>
      </w:r>
    </w:p>
    <w:p w14:paraId="7144263D" w14:textId="1A3D7603" w:rsidR="00F868E9" w:rsidRDefault="00F441DB">
      <w:pPr>
        <w:jc w:val="left"/>
        <w:rPr>
          <w:rFonts w:cs="Arial"/>
          <w:szCs w:val="24"/>
        </w:rPr>
        <w:pPrChange w:id="45" w:author="Liliane" w:date="2021-04-07T16:23:00Z">
          <w:pPr/>
        </w:pPrChange>
      </w:pPr>
      <w:r>
        <w:rPr>
          <w:rFonts w:cs="Arial"/>
          <w:szCs w:val="24"/>
        </w:rPr>
        <w:t>Fonte: MOURA-BUENO (2018)</w:t>
      </w:r>
    </w:p>
    <w:p w14:paraId="7A2F4673" w14:textId="22C4CA12" w:rsidR="007940A6" w:rsidRDefault="00F47B30">
      <w:pPr>
        <w:pBdr>
          <w:top w:val="nil"/>
          <w:left w:val="nil"/>
          <w:bottom w:val="nil"/>
          <w:right w:val="nil"/>
          <w:between w:val="nil"/>
        </w:pBdr>
        <w:shd w:val="clear" w:color="auto" w:fill="FFFFFF"/>
        <w:rPr>
          <w:ins w:id="46" w:author="Liliane" w:date="2021-04-15T10:35:00Z"/>
          <w:rFonts w:cs="Arial"/>
          <w:szCs w:val="24"/>
        </w:rPr>
        <w:pPrChange w:id="47" w:author="Liliane" w:date="2021-04-15T10:24:00Z">
          <w:pPr/>
        </w:pPrChange>
      </w:pPr>
      <w:r>
        <w:rPr>
          <w:rFonts w:cs="Arial"/>
        </w:rPr>
        <w:lastRenderedPageBreak/>
        <w:t xml:space="preserve">A </w:t>
      </w:r>
      <w:r w:rsidR="007503AA">
        <w:rPr>
          <w:rFonts w:cs="Arial"/>
        </w:rPr>
        <w:t>COS exerce</w:t>
      </w:r>
      <w:r w:rsidR="004B5D3F">
        <w:rPr>
          <w:rFonts w:cs="Arial"/>
        </w:rPr>
        <w:t xml:space="preserve"> influência expressiva na coloração</w:t>
      </w:r>
      <w:r>
        <w:rPr>
          <w:rFonts w:cs="Arial"/>
        </w:rPr>
        <w:t xml:space="preserve"> (</w:t>
      </w:r>
      <w:r w:rsidRPr="00DD3BA9">
        <w:rPr>
          <w:rFonts w:cs="Arial"/>
          <w:rPrChange w:id="48" w:author="Liliane" w:date="2021-04-18T23:07:00Z">
            <w:rPr>
              <w:rFonts w:cs="Arial"/>
              <w:color w:val="FF0000"/>
            </w:rPr>
          </w:rPrChange>
        </w:rPr>
        <w:t>SCHULZE et al., 1993)</w:t>
      </w:r>
      <w:r w:rsidR="004B5D3F" w:rsidRPr="00DD3BA9">
        <w:rPr>
          <w:rFonts w:cs="Arial"/>
        </w:rPr>
        <w:t xml:space="preserve"> </w:t>
      </w:r>
      <w:r w:rsidR="004B5D3F">
        <w:rPr>
          <w:rFonts w:cs="Arial"/>
        </w:rPr>
        <w:t xml:space="preserve">e </w:t>
      </w:r>
      <w:proofErr w:type="spellStart"/>
      <w:r w:rsidR="004B5D3F">
        <w:rPr>
          <w:rFonts w:cs="Arial"/>
        </w:rPr>
        <w:t>reflectância</w:t>
      </w:r>
      <w:proofErr w:type="spellEnd"/>
      <w:r w:rsidR="004B5D3F">
        <w:rPr>
          <w:rFonts w:cs="Arial"/>
        </w:rPr>
        <w:t xml:space="preserve"> do solo (</w:t>
      </w:r>
      <w:r w:rsidR="004B5D3F" w:rsidRPr="00DD3BA9">
        <w:rPr>
          <w:rFonts w:cs="Arial"/>
          <w:rPrChange w:id="49" w:author="Liliane" w:date="2021-04-18T23:07:00Z">
            <w:rPr>
              <w:rFonts w:cs="Arial"/>
              <w:color w:val="FF0000"/>
            </w:rPr>
          </w:rPrChange>
        </w:rPr>
        <w:t>DALMOLIN et al., 2005)</w:t>
      </w:r>
      <w:r w:rsidR="004B5D3F" w:rsidRPr="00DD3BA9">
        <w:rPr>
          <w:rFonts w:cs="Arial"/>
        </w:rPr>
        <w:t>.</w:t>
      </w:r>
      <w:r w:rsidR="003F3566" w:rsidRPr="00DD3BA9">
        <w:rPr>
          <w:rFonts w:cs="Arial"/>
        </w:rPr>
        <w:t xml:space="preserve"> </w:t>
      </w:r>
      <w:r w:rsidR="003F3566">
        <w:rPr>
          <w:rFonts w:cs="Arial"/>
        </w:rPr>
        <w:t xml:space="preserve">Solos com elevado teores de COS apresentam baixos valores de </w:t>
      </w:r>
      <w:proofErr w:type="spellStart"/>
      <w:r>
        <w:rPr>
          <w:rFonts w:cs="Arial"/>
        </w:rPr>
        <w:t>reflectância</w:t>
      </w:r>
      <w:proofErr w:type="spellEnd"/>
      <w:r w:rsidR="003F3566">
        <w:rPr>
          <w:rFonts w:cs="Arial"/>
        </w:rPr>
        <w:t xml:space="preserve"> na região espectral do visível (DEMATTÊ et al, 2019, </w:t>
      </w:r>
      <w:r w:rsidR="003F3566" w:rsidRPr="003F3566">
        <w:rPr>
          <w:rFonts w:cs="Arial"/>
          <w:szCs w:val="24"/>
          <w:rPrChange w:id="50" w:author="Liliane" w:date="2021-04-06T20:57:00Z">
            <w:rPr>
              <w:rFonts w:cs="Arial"/>
              <w:sz w:val="34"/>
              <w:szCs w:val="34"/>
            </w:rPr>
          </w:rPrChange>
        </w:rPr>
        <w:t>The Brazilian Soil Spectral Library (BSSL)</w:t>
      </w:r>
      <w:r w:rsidRPr="00F47B30">
        <w:rPr>
          <w:rFonts w:cs="Arial"/>
          <w:szCs w:val="24"/>
        </w:rPr>
        <w:t xml:space="preserve">. </w:t>
      </w:r>
      <w:r>
        <w:rPr>
          <w:color w:val="000000" w:themeColor="text1"/>
        </w:rPr>
        <w:t xml:space="preserve">Em virtude, da sensibilidade espectral </w:t>
      </w:r>
      <w:r w:rsidR="00A96D35">
        <w:rPr>
          <w:color w:val="000000" w:themeColor="text1"/>
        </w:rPr>
        <w:t xml:space="preserve">da COS ao longo da região do vis-NIR, diversos estudos buscaram selecionar </w:t>
      </w:r>
      <w:r>
        <w:rPr>
          <w:color w:val="000000" w:themeColor="text1"/>
        </w:rPr>
        <w:t xml:space="preserve">bandas, feições ou comprimento de ondas </w:t>
      </w:r>
      <w:r w:rsidR="008A7C3F">
        <w:rPr>
          <w:color w:val="000000" w:themeColor="text1"/>
        </w:rPr>
        <w:t>mais correlacionadas com a COS (KAWAMURA et al., 2020)</w:t>
      </w:r>
      <w:r>
        <w:rPr>
          <w:color w:val="000000" w:themeColor="text1"/>
        </w:rPr>
        <w:t>.</w:t>
      </w:r>
      <w:r w:rsidR="00474703">
        <w:rPr>
          <w:color w:val="000000" w:themeColor="text1"/>
        </w:rPr>
        <w:t xml:space="preserve"> </w:t>
      </w:r>
      <w:proofErr w:type="spellStart"/>
      <w:r>
        <w:rPr>
          <w:color w:val="000000" w:themeColor="text1"/>
        </w:rPr>
        <w:t>Viscarra</w:t>
      </w:r>
      <w:proofErr w:type="spellEnd"/>
      <w:r>
        <w:rPr>
          <w:color w:val="000000" w:themeColor="text1"/>
        </w:rPr>
        <w:t xml:space="preserve"> </w:t>
      </w:r>
      <w:proofErr w:type="spellStart"/>
      <w:r>
        <w:rPr>
          <w:color w:val="000000" w:themeColor="text1"/>
        </w:rPr>
        <w:t>Rossel</w:t>
      </w:r>
      <w:proofErr w:type="spellEnd"/>
      <w:r>
        <w:rPr>
          <w:color w:val="000000" w:themeColor="text1"/>
        </w:rPr>
        <w:t xml:space="preserve"> e </w:t>
      </w:r>
      <w:proofErr w:type="spellStart"/>
      <w:r>
        <w:rPr>
          <w:color w:val="000000" w:themeColor="text1"/>
        </w:rPr>
        <w:t>Behrens</w:t>
      </w:r>
      <w:proofErr w:type="spellEnd"/>
      <w:r>
        <w:rPr>
          <w:color w:val="000000" w:themeColor="text1"/>
        </w:rPr>
        <w:t xml:space="preserve"> (2010</w:t>
      </w:r>
      <w:r w:rsidR="00523423">
        <w:rPr>
          <w:color w:val="000000" w:themeColor="text1"/>
        </w:rPr>
        <w:t xml:space="preserve">) </w:t>
      </w:r>
      <w:r>
        <w:rPr>
          <w:color w:val="000000" w:themeColor="text1"/>
        </w:rPr>
        <w:t xml:space="preserve">encontraram que as melhores predições COS foram aquelas que possuíram forte correlação com os comprimentos de ondas associados aos compostos C – </w:t>
      </w:r>
      <w:r w:rsidR="00DD3BA9">
        <w:rPr>
          <w:color w:val="000000" w:themeColor="text1"/>
        </w:rPr>
        <w:t>O,</w:t>
      </w:r>
      <w:r>
        <w:rPr>
          <w:color w:val="000000" w:themeColor="text1"/>
        </w:rPr>
        <w:t xml:space="preserve"> C = O e N – H</w:t>
      </w:r>
      <w:r w:rsidRPr="007503AA">
        <w:rPr>
          <w:color w:val="000000" w:themeColor="text1"/>
        </w:rPr>
        <w:t xml:space="preserve">. </w:t>
      </w:r>
      <w:r w:rsidRPr="007503AA">
        <w:rPr>
          <w:color w:val="000000" w:themeColor="text1"/>
          <w:rPrChange w:id="51" w:author="Liliane" w:date="2021-04-07T15:48:00Z">
            <w:rPr>
              <w:color w:val="FF0000"/>
            </w:rPr>
          </w:rPrChange>
        </w:rPr>
        <w:t xml:space="preserve"> Laamrani et al. (2019) </w:t>
      </w:r>
      <w:r>
        <w:rPr>
          <w:color w:val="000000" w:themeColor="text1"/>
        </w:rPr>
        <w:t xml:space="preserve">identificaram 7 bandas espectrais (433-435, 711-725, 727, 986-998, 2198-2206, 2365-2373 e 2481-2500 </w:t>
      </w:r>
      <w:proofErr w:type="spellStart"/>
      <w:r>
        <w:rPr>
          <w:color w:val="000000" w:themeColor="text1"/>
        </w:rPr>
        <w:t>nm</w:t>
      </w:r>
      <w:proofErr w:type="spellEnd"/>
      <w:r>
        <w:rPr>
          <w:color w:val="000000" w:themeColor="text1"/>
        </w:rPr>
        <w:t>) que fornecerem informações relevantes para a predição</w:t>
      </w:r>
      <w:r w:rsidR="00A96D35">
        <w:rPr>
          <w:color w:val="000000" w:themeColor="text1"/>
        </w:rPr>
        <w:t xml:space="preserve"> satisfatória</w:t>
      </w:r>
      <w:r>
        <w:rPr>
          <w:color w:val="000000" w:themeColor="text1"/>
        </w:rPr>
        <w:t xml:space="preserve"> de SOC em uma lavoura conduzida em rotação soja-milho-trigo na província canadense de Ontário.</w:t>
      </w:r>
      <w:r w:rsidR="00523423">
        <w:rPr>
          <w:color w:val="000000" w:themeColor="text1"/>
        </w:rPr>
        <w:t xml:space="preserve"> A argila </w:t>
      </w:r>
      <w:r w:rsidR="00605C45">
        <w:rPr>
          <w:color w:val="000000" w:themeColor="text1"/>
        </w:rPr>
        <w:t xml:space="preserve">é </w:t>
      </w:r>
      <w:proofErr w:type="spellStart"/>
      <w:r w:rsidR="00605C45">
        <w:rPr>
          <w:color w:val="000000" w:themeColor="text1"/>
        </w:rPr>
        <w:t>espectralmente</w:t>
      </w:r>
      <w:proofErr w:type="spellEnd"/>
      <w:r w:rsidR="00605C45">
        <w:rPr>
          <w:color w:val="000000" w:themeColor="text1"/>
        </w:rPr>
        <w:t xml:space="preserve"> ativa ao longo da região espectral 350-2500 </w:t>
      </w:r>
      <w:proofErr w:type="spellStart"/>
      <w:r w:rsidR="00605C45">
        <w:rPr>
          <w:color w:val="000000" w:themeColor="text1"/>
        </w:rPr>
        <w:t>nm</w:t>
      </w:r>
      <w:proofErr w:type="spellEnd"/>
      <w:r w:rsidR="00AF5C15">
        <w:rPr>
          <w:color w:val="000000" w:themeColor="text1"/>
        </w:rPr>
        <w:t>, em virtude das bandas de absorção de seus minerais que a compõem</w:t>
      </w:r>
      <w:r w:rsidR="00605C45">
        <w:rPr>
          <w:color w:val="000000" w:themeColor="text1"/>
        </w:rPr>
        <w:t xml:space="preserve">. As </w:t>
      </w:r>
      <w:r w:rsidR="007503AA">
        <w:rPr>
          <w:color w:val="000000" w:themeColor="text1"/>
        </w:rPr>
        <w:t>bandas de</w:t>
      </w:r>
      <w:r w:rsidR="00605C45">
        <w:rPr>
          <w:color w:val="000000" w:themeColor="text1"/>
        </w:rPr>
        <w:t xml:space="preserve"> maior importância para a predição de argila estão situadas na região do visível (525, </w:t>
      </w:r>
      <w:r w:rsidR="00AF5C15">
        <w:rPr>
          <w:color w:val="000000" w:themeColor="text1"/>
        </w:rPr>
        <w:t xml:space="preserve">620 </w:t>
      </w:r>
      <w:r w:rsidR="00DD3BA9">
        <w:rPr>
          <w:color w:val="000000" w:themeColor="text1"/>
        </w:rPr>
        <w:t>e 680</w:t>
      </w:r>
      <w:r w:rsidR="00AF5C15">
        <w:rPr>
          <w:color w:val="000000" w:themeColor="text1"/>
        </w:rPr>
        <w:t xml:space="preserve"> </w:t>
      </w:r>
      <w:proofErr w:type="spellStart"/>
      <w:r w:rsidR="00AF5C15">
        <w:rPr>
          <w:color w:val="000000" w:themeColor="text1"/>
        </w:rPr>
        <w:t>nm</w:t>
      </w:r>
      <w:proofErr w:type="spellEnd"/>
      <w:r w:rsidR="00605C45">
        <w:rPr>
          <w:color w:val="000000" w:themeColor="text1"/>
        </w:rPr>
        <w:t xml:space="preserve">), </w:t>
      </w:r>
      <w:r w:rsidR="00AF5C15">
        <w:rPr>
          <w:color w:val="000000" w:themeColor="text1"/>
        </w:rPr>
        <w:t xml:space="preserve">infravermelho próximo (875 </w:t>
      </w:r>
      <w:proofErr w:type="spellStart"/>
      <w:r w:rsidR="00AF5C15">
        <w:rPr>
          <w:color w:val="000000" w:themeColor="text1"/>
        </w:rPr>
        <w:t>nm</w:t>
      </w:r>
      <w:proofErr w:type="spellEnd"/>
      <w:r w:rsidR="00AF5C15">
        <w:rPr>
          <w:color w:val="000000" w:themeColor="text1"/>
        </w:rPr>
        <w:t xml:space="preserve">) e infravermelho de ondas curtas (1410, 1920, 2200 e 2480 </w:t>
      </w:r>
      <w:proofErr w:type="spellStart"/>
      <w:r w:rsidR="00AF5C15">
        <w:rPr>
          <w:color w:val="000000" w:themeColor="text1"/>
        </w:rPr>
        <w:t>nm</w:t>
      </w:r>
      <w:proofErr w:type="spellEnd"/>
      <w:r w:rsidR="00AF5C15">
        <w:rPr>
          <w:color w:val="000000" w:themeColor="text1"/>
        </w:rPr>
        <w:t xml:space="preserve">). </w:t>
      </w:r>
      <w:r w:rsidR="00AF5C15" w:rsidRPr="002D0E97">
        <w:rPr>
          <w:color w:val="000000" w:themeColor="text1"/>
        </w:rPr>
        <w:t>(COBLINSKI et al., 2020</w:t>
      </w:r>
      <w:r w:rsidR="00AF5C15" w:rsidRPr="002D0E97">
        <w:rPr>
          <w:color w:val="000000" w:themeColor="text1"/>
          <w:rPrChange w:id="52" w:author="Liliane" w:date="2021-05-05T19:11:00Z">
            <w:rPr>
              <w:color w:val="000000" w:themeColor="text1"/>
              <w:lang w:val="en-US"/>
            </w:rPr>
          </w:rPrChange>
        </w:rPr>
        <w:t>).</w:t>
      </w:r>
      <w:r w:rsidR="00343167">
        <w:rPr>
          <w:rStyle w:val="Refdecomentrio"/>
        </w:rPr>
        <w:commentReference w:id="53"/>
      </w:r>
      <w:r w:rsidR="000B7A4F">
        <w:rPr>
          <w:rFonts w:cs="Arial"/>
          <w:szCs w:val="24"/>
        </w:rPr>
        <w:t xml:space="preserve"> </w:t>
      </w:r>
    </w:p>
    <w:p w14:paraId="20530B54" w14:textId="466985F8" w:rsidR="00DD3BA9" w:rsidRDefault="000B7A4F" w:rsidP="00AA4D9A">
      <w:pPr>
        <w:pBdr>
          <w:top w:val="nil"/>
          <w:left w:val="nil"/>
          <w:bottom w:val="nil"/>
          <w:right w:val="nil"/>
          <w:between w:val="nil"/>
        </w:pBdr>
        <w:shd w:val="clear" w:color="auto" w:fill="FFFFFF"/>
        <w:rPr>
          <w:ins w:id="54" w:author="Liliane" w:date="2021-04-18T23:11:00Z"/>
          <w:rFonts w:cs="Arial"/>
          <w:szCs w:val="24"/>
        </w:rPr>
      </w:pPr>
      <w:r>
        <w:rPr>
          <w:rFonts w:cs="Arial"/>
          <w:szCs w:val="24"/>
        </w:rPr>
        <w:t>Historicamente,</w:t>
      </w:r>
      <w:r w:rsidRPr="00684C3D">
        <w:rPr>
          <w:rFonts w:cs="Arial"/>
          <w:szCs w:val="24"/>
        </w:rPr>
        <w:t xml:space="preserve"> a compreensão do sistema solo e suas propriedades ocorre através de análises tradicionais </w:t>
      </w:r>
      <w:r>
        <w:rPr>
          <w:rFonts w:cs="Arial"/>
          <w:szCs w:val="24"/>
        </w:rPr>
        <w:t xml:space="preserve">de laboratório (VISCARRA-ROSSEL et al., </w:t>
      </w:r>
      <w:r w:rsidRPr="00684C3D">
        <w:rPr>
          <w:rFonts w:cs="Arial"/>
          <w:szCs w:val="24"/>
        </w:rPr>
        <w:t xml:space="preserve">2006), </w:t>
      </w:r>
      <w:r>
        <w:rPr>
          <w:rFonts w:cs="Arial"/>
          <w:szCs w:val="24"/>
        </w:rPr>
        <w:t>caracterizadas</w:t>
      </w:r>
      <w:r w:rsidRPr="00684C3D">
        <w:rPr>
          <w:rFonts w:cs="Arial"/>
          <w:szCs w:val="24"/>
        </w:rPr>
        <w:t xml:space="preserve"> por serem morosas e dispendiosas.</w:t>
      </w:r>
      <w:r>
        <w:rPr>
          <w:rFonts w:cs="Arial"/>
          <w:szCs w:val="24"/>
        </w:rPr>
        <w:t xml:space="preserve"> </w:t>
      </w:r>
      <w:r w:rsidRPr="00684C3D">
        <w:rPr>
          <w:rFonts w:cs="Arial"/>
          <w:szCs w:val="24"/>
        </w:rPr>
        <w:t xml:space="preserve">Diversas técnicas têm sido propostas substituir as metodologias tradicionais, enfocadas sobretudo no sensoriamento remoto e sistemas de informações geográficas. Nas últimas três décadas, a Espectroscopia de </w:t>
      </w:r>
      <w:proofErr w:type="spellStart"/>
      <w:r w:rsidRPr="00684C3D">
        <w:rPr>
          <w:rFonts w:cs="Arial"/>
          <w:szCs w:val="24"/>
        </w:rPr>
        <w:t>Reflectância</w:t>
      </w:r>
      <w:proofErr w:type="spellEnd"/>
      <w:r w:rsidRPr="00684C3D">
        <w:rPr>
          <w:rFonts w:cs="Arial"/>
          <w:szCs w:val="24"/>
        </w:rPr>
        <w:t xml:space="preserve"> Difusa emergiu como umas das técnicas mais promissoras do Sensoriamento Remoto</w:t>
      </w:r>
      <w:r>
        <w:rPr>
          <w:rFonts w:cs="Arial"/>
          <w:szCs w:val="24"/>
        </w:rPr>
        <w:t xml:space="preserve"> com grande aplicabilidade na Ciência do Solo.</w:t>
      </w:r>
      <w:r w:rsidR="00057451">
        <w:rPr>
          <w:rFonts w:cs="Arial"/>
          <w:szCs w:val="24"/>
        </w:rPr>
        <w:t xml:space="preserve"> </w:t>
      </w:r>
      <w:r>
        <w:rPr>
          <w:rFonts w:cs="Arial"/>
          <w:szCs w:val="24"/>
        </w:rPr>
        <w:t xml:space="preserve">O sucesso da ERD é derivado do fato de ser uma </w:t>
      </w:r>
      <w:r w:rsidRPr="00815B16">
        <w:rPr>
          <w:rFonts w:cs="Arial"/>
          <w:szCs w:val="24"/>
        </w:rPr>
        <w:t xml:space="preserve">alternativa rápida e </w:t>
      </w:r>
      <w:r>
        <w:rPr>
          <w:rFonts w:cs="Arial"/>
          <w:szCs w:val="24"/>
        </w:rPr>
        <w:t xml:space="preserve">de melhor relação custo-benefício </w:t>
      </w:r>
      <w:r w:rsidRPr="00815B16">
        <w:rPr>
          <w:rFonts w:cs="Arial"/>
          <w:szCs w:val="24"/>
        </w:rPr>
        <w:t xml:space="preserve">em </w:t>
      </w:r>
      <w:r w:rsidR="001A503A">
        <w:rPr>
          <w:rFonts w:cs="Arial"/>
          <w:szCs w:val="24"/>
        </w:rPr>
        <w:t xml:space="preserve">comparação </w:t>
      </w:r>
      <w:r w:rsidR="001A503A" w:rsidRPr="00815B16">
        <w:rPr>
          <w:rFonts w:cs="Arial"/>
          <w:szCs w:val="24"/>
        </w:rPr>
        <w:t>aos</w:t>
      </w:r>
      <w:r w:rsidRPr="00815B16">
        <w:rPr>
          <w:rFonts w:cs="Arial"/>
          <w:szCs w:val="24"/>
        </w:rPr>
        <w:t xml:space="preserve"> métodos analíticos para a estimativa de diversos constituintes do solo</w:t>
      </w:r>
      <w:r w:rsidRPr="00C525E8">
        <w:rPr>
          <w:rFonts w:cs="Arial"/>
          <w:color w:val="000000" w:themeColor="text1"/>
          <w:szCs w:val="24"/>
        </w:rPr>
        <w:t>, majoritariamente de COS</w:t>
      </w:r>
      <w:r>
        <w:rPr>
          <w:rFonts w:cs="Arial"/>
          <w:color w:val="000000" w:themeColor="text1"/>
          <w:szCs w:val="24"/>
        </w:rPr>
        <w:t xml:space="preserve"> (MOURA-BUENO et al., 2019, MOURA-BUENO et al., 2020, ROSIN et al., 2021)</w:t>
      </w:r>
      <w:r w:rsidRPr="00C525E8">
        <w:rPr>
          <w:rFonts w:cs="Arial"/>
          <w:color w:val="000000" w:themeColor="text1"/>
          <w:szCs w:val="24"/>
        </w:rPr>
        <w:t xml:space="preserve"> e argila</w:t>
      </w:r>
      <w:r>
        <w:rPr>
          <w:rFonts w:cs="Arial"/>
          <w:color w:val="000000" w:themeColor="text1"/>
          <w:szCs w:val="24"/>
        </w:rPr>
        <w:t xml:space="preserve"> (Dotto et al.,2014, Dotto et al., 2016, Dotto et al., 2017</w:t>
      </w:r>
      <w:proofErr w:type="gramStart"/>
      <w:r>
        <w:rPr>
          <w:rFonts w:cs="Arial"/>
          <w:color w:val="000000" w:themeColor="text1"/>
          <w:szCs w:val="24"/>
        </w:rPr>
        <w:t>)</w:t>
      </w:r>
      <w:r w:rsidRPr="00C525E8">
        <w:rPr>
          <w:rFonts w:cs="Arial"/>
          <w:color w:val="000000" w:themeColor="text1"/>
          <w:szCs w:val="24"/>
        </w:rPr>
        <w:t xml:space="preserve"> .</w:t>
      </w:r>
      <w:proofErr w:type="gramEnd"/>
    </w:p>
    <w:p w14:paraId="40A5DF43" w14:textId="36E5F107" w:rsidR="00C557AD" w:rsidRDefault="00C557AD" w:rsidP="005E1C77">
      <w:pPr>
        <w:pBdr>
          <w:top w:val="nil"/>
          <w:left w:val="nil"/>
          <w:bottom w:val="nil"/>
          <w:right w:val="nil"/>
          <w:between w:val="nil"/>
        </w:pBdr>
        <w:shd w:val="clear" w:color="auto" w:fill="FFFFFF"/>
        <w:rPr>
          <w:ins w:id="55" w:author="Liliane" w:date="2021-04-18T23:12:00Z"/>
          <w:color w:val="000000"/>
        </w:rPr>
      </w:pPr>
      <w:r>
        <w:rPr>
          <w:color w:val="000000"/>
        </w:rPr>
        <w:t>A quantificação de propriedades do</w:t>
      </w:r>
      <w:r w:rsidR="00D419F3">
        <w:rPr>
          <w:color w:val="000000"/>
        </w:rPr>
        <w:t xml:space="preserve"> solo, em especial a argila</w:t>
      </w:r>
      <w:r>
        <w:rPr>
          <w:color w:val="000000"/>
        </w:rPr>
        <w:t xml:space="preserve"> e COS, através da </w:t>
      </w:r>
      <w:r w:rsidR="00D419F3">
        <w:rPr>
          <w:color w:val="000000"/>
        </w:rPr>
        <w:t>técnica da ERD, lastra-se</w:t>
      </w:r>
      <w:r>
        <w:rPr>
          <w:color w:val="000000"/>
        </w:rPr>
        <w:t xml:space="preserve"> na construção de modelos predições que utilizam dados espectrais de solo. Esses modelos de predição são oriundos da combinação de diferentes métodos estatísticos multivariados e técnicas de pré-processamento de </w:t>
      </w:r>
      <w:r>
        <w:rPr>
          <w:color w:val="000000"/>
        </w:rPr>
        <w:lastRenderedPageBreak/>
        <w:t>dados espectrais, estes extraídos de bibliote</w:t>
      </w:r>
      <w:r w:rsidR="00D419F3">
        <w:rPr>
          <w:color w:val="000000"/>
        </w:rPr>
        <w:t xml:space="preserve">cas espectrais de diferentes escalas geográficas, que podem ser locais, regionais, nacionais, continentais ou globais. </w:t>
      </w:r>
      <w:r>
        <w:rPr>
          <w:color w:val="000000"/>
        </w:rPr>
        <w:t xml:space="preserve">(Tabela 1). </w:t>
      </w:r>
      <w:r w:rsidR="00091CD9">
        <w:rPr>
          <w:color w:val="000000"/>
        </w:rPr>
        <w:t xml:space="preserve">Em cada um desses estudos, </w:t>
      </w:r>
      <w:r>
        <w:rPr>
          <w:color w:val="000000"/>
        </w:rPr>
        <w:t>a defin</w:t>
      </w:r>
      <w:r w:rsidR="00091CD9">
        <w:rPr>
          <w:color w:val="000000"/>
        </w:rPr>
        <w:t xml:space="preserve">ição da escala empregada está vinculada com o </w:t>
      </w:r>
      <w:r w:rsidR="00D83808">
        <w:rPr>
          <w:color w:val="000000"/>
        </w:rPr>
        <w:t>domínio territorial</w:t>
      </w:r>
      <w:r>
        <w:rPr>
          <w:color w:val="000000"/>
        </w:rPr>
        <w:t xml:space="preserve"> </w:t>
      </w:r>
      <w:r w:rsidR="00091CD9">
        <w:rPr>
          <w:color w:val="000000"/>
        </w:rPr>
        <w:t>das amostras de solo coletadas. Além disso, tem ocorrido variabilidade da acurácia preditiva d</w:t>
      </w:r>
      <w:r w:rsidR="001309BB">
        <w:rPr>
          <w:color w:val="000000"/>
        </w:rPr>
        <w:t>os teores de</w:t>
      </w:r>
      <w:r w:rsidR="00091CD9">
        <w:rPr>
          <w:color w:val="000000"/>
        </w:rPr>
        <w:t xml:space="preserve"> argila</w:t>
      </w:r>
      <w:r w:rsidR="001309BB">
        <w:rPr>
          <w:color w:val="000000"/>
        </w:rPr>
        <w:t xml:space="preserve"> (Tabela 1) e COS (Tabela </w:t>
      </w:r>
      <w:r w:rsidR="00C16479">
        <w:rPr>
          <w:color w:val="000000"/>
        </w:rPr>
        <w:t>2) entre</w:t>
      </w:r>
      <w:r w:rsidR="006A3003">
        <w:rPr>
          <w:color w:val="000000"/>
        </w:rPr>
        <w:t xml:space="preserve"> os trabalhos</w:t>
      </w:r>
      <w:r w:rsidR="001309BB">
        <w:rPr>
          <w:color w:val="000000"/>
        </w:rPr>
        <w:t>.</w:t>
      </w:r>
    </w:p>
    <w:p w14:paraId="6EDB6FC2" w14:textId="77777777" w:rsidR="00DD3BA9" w:rsidRDefault="00DD3BA9">
      <w:pPr>
        <w:pBdr>
          <w:top w:val="nil"/>
          <w:left w:val="nil"/>
          <w:bottom w:val="nil"/>
          <w:right w:val="nil"/>
          <w:between w:val="nil"/>
        </w:pBdr>
        <w:shd w:val="clear" w:color="auto" w:fill="FFFFFF"/>
        <w:ind w:firstLine="0"/>
        <w:rPr>
          <w:color w:val="000000"/>
        </w:rPr>
        <w:pPrChange w:id="56" w:author="Liliane" w:date="2021-04-18T23:10:00Z">
          <w:pPr>
            <w:pBdr>
              <w:top w:val="nil"/>
              <w:left w:val="nil"/>
              <w:bottom w:val="nil"/>
              <w:right w:val="nil"/>
              <w:between w:val="nil"/>
            </w:pBdr>
            <w:shd w:val="clear" w:color="auto" w:fill="FFFFFF"/>
          </w:pPr>
        </w:pPrChange>
      </w:pPr>
    </w:p>
    <w:p w14:paraId="0E806626" w14:textId="77777777" w:rsidR="00DD3BA9" w:rsidRPr="00F16CF0" w:rsidDel="001A503A" w:rsidRDefault="00DD3BA9">
      <w:pPr>
        <w:ind w:firstLine="0"/>
        <w:rPr>
          <w:del w:id="57" w:author="Liliane" w:date="2021-04-18T23:31:00Z"/>
          <w:color w:val="000000"/>
          <w:szCs w:val="24"/>
        </w:rPr>
        <w:pPrChange w:id="58" w:author="Liliane" w:date="2021-04-18T23:12:00Z">
          <w:pPr/>
        </w:pPrChange>
      </w:pPr>
      <w:r w:rsidRPr="00F16CF0">
        <w:rPr>
          <w:color w:val="000000"/>
          <w:szCs w:val="24"/>
        </w:rPr>
        <w:t xml:space="preserve">Tabela 1: </w:t>
      </w:r>
      <w:r>
        <w:rPr>
          <w:color w:val="000000"/>
        </w:rPr>
        <w:t>Compilação de trabalhos de predição de argila com diferentes métodos multivariados, técnicas de pré-processamento, escalas de bibliotecas espectrais e regiões espectrais</w:t>
      </w:r>
    </w:p>
    <w:p w14:paraId="594558FA" w14:textId="77777777" w:rsidR="001A503A" w:rsidRDefault="001A503A" w:rsidP="001A503A">
      <w:pPr>
        <w:ind w:firstLine="0"/>
        <w:rPr>
          <w:color w:val="000000"/>
        </w:rPr>
      </w:pPr>
    </w:p>
    <w:tbl>
      <w:tblPr>
        <w:tblStyle w:val="PlainTable21"/>
        <w:tblpPr w:leftFromText="141" w:rightFromText="141" w:vertAnchor="page" w:tblpY="2971"/>
        <w:tblW w:w="9214" w:type="dxa"/>
        <w:tblLayout w:type="fixed"/>
        <w:tblLook w:val="0000" w:firstRow="0" w:lastRow="0" w:firstColumn="0" w:lastColumn="0" w:noHBand="0" w:noVBand="0"/>
      </w:tblPr>
      <w:tblGrid>
        <w:gridCol w:w="1418"/>
        <w:gridCol w:w="850"/>
        <w:gridCol w:w="1418"/>
        <w:gridCol w:w="1559"/>
        <w:gridCol w:w="992"/>
        <w:gridCol w:w="1134"/>
        <w:gridCol w:w="708"/>
        <w:gridCol w:w="1135"/>
      </w:tblGrid>
      <w:tr w:rsidR="00DD3BA9" w:rsidRPr="004C387F" w14:paraId="706B7205" w14:textId="77777777" w:rsidTr="0015325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13D6132E"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lastRenderedPageBreak/>
              <w:t>Fonte</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16AA96F1"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Escala</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96D5D1D"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Método</w:t>
            </w:r>
          </w:p>
          <w:p w14:paraId="6399F8E6" w14:textId="3D5C8E3B" w:rsidR="00DD3BA9" w:rsidRPr="00A118F3" w:rsidRDefault="00DD3BA9" w:rsidP="0015325E">
            <w:pPr>
              <w:ind w:firstLine="0"/>
              <w:jc w:val="center"/>
              <w:rPr>
                <w:rFonts w:cs="Arial"/>
                <w:b/>
                <w:color w:val="000000"/>
                <w:sz w:val="16"/>
                <w:szCs w:val="16"/>
              </w:rPr>
            </w:pPr>
            <w:proofErr w:type="gramStart"/>
            <w:r w:rsidRPr="00A118F3">
              <w:rPr>
                <w:rFonts w:cs="Arial"/>
                <w:b/>
                <w:color w:val="000000"/>
                <w:sz w:val="16"/>
                <w:szCs w:val="16"/>
              </w:rPr>
              <w:t>multivariado</w:t>
            </w:r>
            <w:proofErr w:type="gramEnd"/>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24EE87D1"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Processamento</w:t>
            </w:r>
          </w:p>
          <w:p w14:paraId="6DDD24DB" w14:textId="5AE63A33" w:rsidR="00DD3BA9" w:rsidRPr="00A118F3" w:rsidRDefault="00DD3BA9" w:rsidP="0015325E">
            <w:pPr>
              <w:ind w:firstLine="0"/>
              <w:jc w:val="center"/>
              <w:rPr>
                <w:rFonts w:cs="Arial"/>
                <w:b/>
                <w:color w:val="000000"/>
                <w:sz w:val="16"/>
                <w:szCs w:val="16"/>
              </w:rPr>
            </w:pPr>
            <w:proofErr w:type="gramStart"/>
            <w:r w:rsidRPr="00A118F3">
              <w:rPr>
                <w:rFonts w:cs="Arial"/>
                <w:b/>
                <w:color w:val="000000"/>
                <w:sz w:val="16"/>
                <w:szCs w:val="16"/>
              </w:rPr>
              <w:t>espectral</w:t>
            </w:r>
            <w:proofErr w:type="gramEnd"/>
            <w:r w:rsidRPr="00A118F3">
              <w:rPr>
                <w:rFonts w:cs="Arial"/>
                <w:color w:val="000000"/>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57DBCDC8"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Amostras</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267264F9"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Região Espectral</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D986CD7" w14:textId="7CF1B683" w:rsidR="00DD3BA9" w:rsidRPr="00A118F3" w:rsidRDefault="00DD3BA9" w:rsidP="0015325E">
            <w:pPr>
              <w:ind w:firstLine="0"/>
              <w:jc w:val="center"/>
              <w:rPr>
                <w:rFonts w:cs="Arial"/>
                <w:b/>
                <w:color w:val="000000"/>
                <w:sz w:val="16"/>
                <w:szCs w:val="16"/>
              </w:rPr>
            </w:pPr>
            <w:r w:rsidRPr="00A118F3">
              <w:rPr>
                <w:rFonts w:cs="Arial"/>
                <w:b/>
                <w:sz w:val="16"/>
                <w:szCs w:val="16"/>
              </w:rPr>
              <w:t>R</w:t>
            </w:r>
            <w:r w:rsidRPr="00A118F3">
              <w:rPr>
                <w:rFonts w:cs="Arial"/>
                <w:b/>
                <w:sz w:val="16"/>
                <w:szCs w:val="16"/>
                <w:vertAlign w:val="superscript"/>
              </w:rPr>
              <w:t>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2B94396A" w14:textId="4FEC4639" w:rsidR="00DD3BA9" w:rsidRPr="00A118F3" w:rsidRDefault="00DD3BA9" w:rsidP="0015325E">
            <w:pPr>
              <w:ind w:firstLine="0"/>
              <w:jc w:val="center"/>
              <w:rPr>
                <w:rFonts w:cs="Arial"/>
                <w:b/>
                <w:color w:val="000000"/>
                <w:sz w:val="16"/>
                <w:szCs w:val="16"/>
              </w:rPr>
            </w:pPr>
            <w:proofErr w:type="spellStart"/>
            <w:r w:rsidRPr="00A118F3">
              <w:rPr>
                <w:rFonts w:cs="Arial"/>
                <w:b/>
                <w:color w:val="000000"/>
                <w:sz w:val="16"/>
                <w:szCs w:val="16"/>
              </w:rPr>
              <w:t>RMSE</w:t>
            </w:r>
            <w:r w:rsidRPr="00A118F3">
              <w:rPr>
                <w:rFonts w:cs="Arial"/>
                <w:b/>
                <w:color w:val="000000"/>
                <w:sz w:val="16"/>
                <w:szCs w:val="16"/>
                <w:vertAlign w:val="subscript"/>
              </w:rPr>
              <w:t>val</w:t>
            </w:r>
            <w:proofErr w:type="spellEnd"/>
          </w:p>
        </w:tc>
      </w:tr>
      <w:tr w:rsidR="00DD3BA9" w:rsidRPr="00E32E73" w14:paraId="1E3E6256" w14:textId="77777777" w:rsidTr="0015325E">
        <w:trPr>
          <w:trHeight w:val="2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650213D7" w14:textId="77777777" w:rsidR="00DD3BA9" w:rsidRPr="00E32E73" w:rsidRDefault="00DD3BA9" w:rsidP="0015325E">
            <w:pPr>
              <w:ind w:firstLine="0"/>
              <w:jc w:val="center"/>
              <w:rPr>
                <w:rFonts w:cs="Arial"/>
                <w:color w:val="000000"/>
                <w:sz w:val="16"/>
                <w:szCs w:val="16"/>
              </w:rPr>
            </w:pPr>
            <w:proofErr w:type="spellStart"/>
            <w:r>
              <w:rPr>
                <w:rFonts w:cs="Arial"/>
                <w:color w:val="000000"/>
                <w:sz w:val="16"/>
                <w:szCs w:val="16"/>
              </w:rPr>
              <w:t>Davari</w:t>
            </w:r>
            <w:proofErr w:type="spellEnd"/>
            <w:r>
              <w:rPr>
                <w:rFonts w:cs="Arial"/>
                <w:color w:val="000000"/>
                <w:sz w:val="16"/>
                <w:szCs w:val="16"/>
              </w:rPr>
              <w:t xml:space="preserve"> et al., 2021</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1BBFF9D9" w14:textId="77777777" w:rsidR="00DD3BA9" w:rsidRPr="00E32E73" w:rsidRDefault="00DD3BA9" w:rsidP="0015325E">
            <w:pPr>
              <w:ind w:firstLine="0"/>
              <w:jc w:val="center"/>
              <w:rPr>
                <w:rFonts w:cs="Arial"/>
                <w:color w:val="000000"/>
                <w:sz w:val="16"/>
                <w:szCs w:val="16"/>
              </w:rPr>
            </w:pPr>
            <w:r w:rsidRPr="00E32E7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EE0AC09" w14:textId="77777777" w:rsidR="00DD3BA9" w:rsidRPr="00E32E73" w:rsidRDefault="00DD3BA9" w:rsidP="0015325E">
            <w:pPr>
              <w:ind w:firstLine="0"/>
              <w:jc w:val="center"/>
              <w:rPr>
                <w:rFonts w:cs="Arial"/>
                <w:color w:val="000000"/>
                <w:sz w:val="16"/>
                <w:szCs w:val="16"/>
              </w:rPr>
            </w:pPr>
            <w:r w:rsidRPr="00E32E73">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7C34A391" w14:textId="77777777" w:rsidR="00DD3BA9" w:rsidRPr="00E32E73" w:rsidRDefault="00DD3BA9" w:rsidP="0015325E">
            <w:pPr>
              <w:ind w:firstLine="0"/>
              <w:jc w:val="center"/>
              <w:rPr>
                <w:rFonts w:cs="Arial"/>
                <w:color w:val="000000"/>
                <w:sz w:val="16"/>
                <w:szCs w:val="16"/>
              </w:rPr>
            </w:pPr>
            <w:r>
              <w:rPr>
                <w:rFonts w:cs="Arial"/>
                <w:color w:val="000000"/>
                <w:sz w:val="16"/>
                <w:szCs w:val="16"/>
              </w:rPr>
              <w:t>ABS + SG-FD</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0A73EAC3" w14:textId="77777777" w:rsidR="00DD3BA9" w:rsidRPr="00E32E73" w:rsidRDefault="00DD3BA9" w:rsidP="0015325E">
            <w:pPr>
              <w:ind w:firstLine="0"/>
              <w:jc w:val="center"/>
              <w:rPr>
                <w:rFonts w:cs="Arial"/>
                <w:color w:val="000000"/>
                <w:sz w:val="16"/>
                <w:szCs w:val="16"/>
              </w:rPr>
            </w:pPr>
            <w:r w:rsidRPr="00E32E73">
              <w:rPr>
                <w:rFonts w:cs="Arial"/>
                <w:color w:val="000000"/>
                <w:sz w:val="16"/>
                <w:szCs w:val="16"/>
              </w:rPr>
              <w:t>220</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C0202B3" w14:textId="77777777" w:rsidR="00DD3BA9" w:rsidRPr="00E32E73" w:rsidRDefault="00DD3BA9" w:rsidP="0015325E">
            <w:pPr>
              <w:ind w:firstLine="0"/>
              <w:rPr>
                <w:rFonts w:cs="Arial"/>
                <w:color w:val="000000"/>
                <w:sz w:val="16"/>
                <w:szCs w:val="16"/>
              </w:rPr>
            </w:pPr>
            <w:r w:rsidRPr="00E32E7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42E47ED" w14:textId="77777777" w:rsidR="00DD3BA9" w:rsidRPr="00E32E73" w:rsidRDefault="00DD3BA9" w:rsidP="0015325E">
            <w:pPr>
              <w:ind w:firstLine="0"/>
              <w:jc w:val="center"/>
              <w:rPr>
                <w:rFonts w:cs="Arial"/>
                <w:sz w:val="16"/>
                <w:szCs w:val="16"/>
              </w:rPr>
            </w:pPr>
            <w:r w:rsidRPr="00E32E73">
              <w:rPr>
                <w:rFonts w:cs="Arial"/>
                <w:sz w:val="16"/>
                <w:szCs w:val="16"/>
              </w:rPr>
              <w:t>0,77</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E89F9BB" w14:textId="77777777" w:rsidR="00DD3BA9" w:rsidRPr="00E32E73" w:rsidRDefault="00DD3BA9" w:rsidP="0015325E">
            <w:pPr>
              <w:ind w:firstLine="0"/>
              <w:jc w:val="center"/>
              <w:rPr>
                <w:rFonts w:cs="Arial"/>
                <w:color w:val="000000"/>
                <w:sz w:val="16"/>
                <w:szCs w:val="16"/>
              </w:rPr>
            </w:pPr>
            <w:r w:rsidRPr="00E32E73">
              <w:rPr>
                <w:rFonts w:cs="Arial"/>
                <w:color w:val="000000"/>
                <w:sz w:val="16"/>
                <w:szCs w:val="16"/>
              </w:rPr>
              <w:t>6,24</w:t>
            </w:r>
          </w:p>
        </w:tc>
      </w:tr>
      <w:tr w:rsidR="00DD3BA9" w:rsidRPr="00E32E73" w14:paraId="1E4CDB68" w14:textId="77777777" w:rsidTr="0015325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5A4F4A31" w14:textId="77777777" w:rsidR="00DD3BA9" w:rsidRPr="00A118F3" w:rsidRDefault="00DD3BA9" w:rsidP="0015325E">
            <w:pPr>
              <w:ind w:firstLine="0"/>
              <w:jc w:val="center"/>
              <w:rPr>
                <w:rFonts w:cs="Arial"/>
                <w:color w:val="000000"/>
                <w:sz w:val="16"/>
                <w:szCs w:val="16"/>
              </w:rPr>
            </w:pPr>
            <w:proofErr w:type="spellStart"/>
            <w:r w:rsidRPr="00A118F3">
              <w:rPr>
                <w:rFonts w:cs="Arial"/>
                <w:color w:val="000000"/>
                <w:sz w:val="16"/>
                <w:szCs w:val="16"/>
              </w:rPr>
              <w:t>Laazar</w:t>
            </w:r>
            <w:proofErr w:type="spellEnd"/>
            <w:r w:rsidRPr="00A118F3">
              <w:rPr>
                <w:rFonts w:cs="Arial"/>
                <w:color w:val="000000"/>
                <w:sz w:val="16"/>
                <w:szCs w:val="16"/>
              </w:rPr>
              <w:t xml:space="preserve"> et al., 2021</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2EDE288C"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BC6482C"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20CB7423" w14:textId="77777777" w:rsidR="00DD3BA9" w:rsidRPr="00A118F3" w:rsidRDefault="00DD3BA9" w:rsidP="0015325E">
            <w:pPr>
              <w:ind w:firstLine="0"/>
              <w:jc w:val="center"/>
              <w:rPr>
                <w:rFonts w:cs="Arial"/>
                <w:color w:val="000000"/>
                <w:sz w:val="16"/>
                <w:szCs w:val="16"/>
              </w:rPr>
            </w:pPr>
            <w:r>
              <w:rPr>
                <w:rFonts w:cs="Arial"/>
                <w:color w:val="000000"/>
                <w:sz w:val="16"/>
                <w:szCs w:val="16"/>
              </w:rPr>
              <w:t>SG-FD</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3833266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100</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D540B8A"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C4B7EBB" w14:textId="77777777" w:rsidR="00DD3BA9" w:rsidRPr="00A118F3" w:rsidRDefault="00DD3BA9" w:rsidP="0015325E">
            <w:pPr>
              <w:jc w:val="center"/>
              <w:rPr>
                <w:rFonts w:cs="Arial"/>
                <w:color w:val="000000"/>
                <w:sz w:val="16"/>
                <w:szCs w:val="16"/>
              </w:rPr>
            </w:pPr>
            <w:r w:rsidRPr="00A118F3">
              <w:rPr>
                <w:rFonts w:cs="Arial"/>
                <w:color w:val="000000"/>
                <w:sz w:val="16"/>
                <w:szCs w:val="16"/>
              </w:rPr>
              <w:t>00,53</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37499E5B"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2,0 %</w:t>
            </w:r>
          </w:p>
        </w:tc>
      </w:tr>
      <w:tr w:rsidR="00DD3BA9" w:rsidRPr="004C387F" w14:paraId="34B10284" w14:textId="77777777" w:rsidTr="0015325E">
        <w:trPr>
          <w:trHeight w:val="20"/>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0589F02A" w14:textId="77777777" w:rsidR="00DD3BA9" w:rsidRPr="00A118F3" w:rsidRDefault="00DD3BA9" w:rsidP="0015325E">
            <w:pPr>
              <w:ind w:firstLine="0"/>
              <w:jc w:val="center"/>
              <w:rPr>
                <w:rFonts w:cs="Arial"/>
                <w:color w:val="000000"/>
                <w:sz w:val="16"/>
                <w:szCs w:val="16"/>
              </w:rPr>
            </w:pPr>
            <w:proofErr w:type="spellStart"/>
            <w:r w:rsidRPr="00A118F3">
              <w:rPr>
                <w:rFonts w:cs="Arial"/>
                <w:color w:val="000000"/>
                <w:sz w:val="16"/>
                <w:szCs w:val="16"/>
              </w:rPr>
              <w:t>Coblinsky</w:t>
            </w:r>
            <w:proofErr w:type="spellEnd"/>
            <w:r w:rsidRPr="00A118F3">
              <w:rPr>
                <w:rFonts w:cs="Arial"/>
                <w:color w:val="000000"/>
                <w:sz w:val="16"/>
                <w:szCs w:val="16"/>
              </w:rPr>
              <w:t xml:space="preserve"> et al., 2020</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17CF246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00B405D2" w14:textId="77777777" w:rsidR="00DD3BA9" w:rsidRPr="00A118F3" w:rsidRDefault="00DD3BA9" w:rsidP="0015325E">
            <w:pPr>
              <w:ind w:firstLine="0"/>
              <w:jc w:val="center"/>
              <w:rPr>
                <w:rFonts w:cs="Arial"/>
                <w:color w:val="000000"/>
                <w:sz w:val="16"/>
                <w:szCs w:val="16"/>
              </w:rPr>
            </w:pPr>
            <w:proofErr w:type="spellStart"/>
            <w:r>
              <w:rPr>
                <w:rFonts w:cs="Arial"/>
                <w:color w:val="000000"/>
                <w:sz w:val="16"/>
                <w:szCs w:val="16"/>
              </w:rPr>
              <w:t>Cubist</w:t>
            </w:r>
            <w:proofErr w:type="spellEnd"/>
          </w:p>
          <w:p w14:paraId="154FF593" w14:textId="77777777" w:rsidR="00DD3BA9" w:rsidRPr="00A118F3" w:rsidRDefault="00DD3BA9" w:rsidP="0015325E">
            <w:pPr>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378CC94B" w14:textId="77777777" w:rsidR="00DD3BA9" w:rsidRPr="00A118F3" w:rsidRDefault="00DD3BA9" w:rsidP="0015325E">
            <w:pPr>
              <w:jc w:val="center"/>
              <w:rPr>
                <w:rFonts w:cs="Arial"/>
                <w:color w:val="000000"/>
                <w:sz w:val="16"/>
                <w:szCs w:val="16"/>
              </w:rPr>
            </w:pPr>
          </w:p>
          <w:p w14:paraId="2F130CC3" w14:textId="77777777" w:rsidR="00DD3BA9" w:rsidRPr="00A118F3" w:rsidRDefault="00DD3BA9" w:rsidP="0015325E">
            <w:pPr>
              <w:jc w:val="center"/>
              <w:rPr>
                <w:rFonts w:cs="Arial"/>
                <w:color w:val="000000"/>
                <w:sz w:val="16"/>
                <w:szCs w:val="16"/>
              </w:rPr>
            </w:pPr>
          </w:p>
          <w:p w14:paraId="08DD7427" w14:textId="77777777" w:rsidR="00DD3BA9" w:rsidRPr="00A118F3" w:rsidRDefault="00DD3BA9" w:rsidP="0015325E">
            <w:pPr>
              <w:ind w:firstLine="0"/>
              <w:jc w:val="center"/>
              <w:rPr>
                <w:rFonts w:cs="Arial"/>
                <w:color w:val="000000"/>
                <w:sz w:val="16"/>
                <w:szCs w:val="16"/>
              </w:rPr>
            </w:pPr>
          </w:p>
          <w:p w14:paraId="32BDB171" w14:textId="77777777" w:rsidR="00DD3BA9" w:rsidRPr="00A118F3" w:rsidRDefault="00DD3BA9" w:rsidP="0015325E">
            <w:pPr>
              <w:ind w:firstLine="0"/>
              <w:jc w:val="center"/>
              <w:rPr>
                <w:rFonts w:cs="Arial"/>
                <w:color w:val="000000"/>
                <w:sz w:val="16"/>
                <w:szCs w:val="16"/>
              </w:rPr>
            </w:pPr>
            <w:proofErr w:type="spellStart"/>
            <w:r w:rsidRPr="00A118F3">
              <w:rPr>
                <w:rFonts w:cs="Arial"/>
                <w:color w:val="000000"/>
                <w:sz w:val="16"/>
                <w:szCs w:val="16"/>
              </w:rPr>
              <w:t>Spline</w:t>
            </w:r>
            <w:proofErr w:type="spellEnd"/>
            <w:r w:rsidRPr="00A118F3">
              <w:rPr>
                <w:rFonts w:cs="Arial"/>
                <w:color w:val="000000"/>
                <w:sz w:val="16"/>
                <w:szCs w:val="16"/>
              </w:rPr>
              <w:t xml:space="preserve"> </w:t>
            </w:r>
            <w:proofErr w:type="spellStart"/>
            <w:r w:rsidRPr="00A118F3">
              <w:rPr>
                <w:rFonts w:cs="Arial"/>
                <w:color w:val="000000"/>
                <w:sz w:val="16"/>
                <w:szCs w:val="16"/>
              </w:rPr>
              <w:t>correction</w:t>
            </w:r>
            <w:proofErr w:type="spellEnd"/>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324D1B8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197</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532533CD"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54116B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0,84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3D10484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5,1 %</w:t>
            </w:r>
          </w:p>
        </w:tc>
      </w:tr>
      <w:tr w:rsidR="00DD3BA9" w:rsidRPr="004C387F" w14:paraId="5FD0DE16" w14:textId="77777777" w:rsidTr="0015325E">
        <w:trPr>
          <w:cnfStyle w:val="000000100000" w:firstRow="0" w:lastRow="0" w:firstColumn="0" w:lastColumn="0" w:oddVBand="0" w:evenVBand="0" w:oddHBand="1" w:evenHBand="0" w:firstRowFirstColumn="0" w:firstRowLastColumn="0" w:lastRowFirstColumn="0" w:lastRowLastColumn="0"/>
          <w:trHeight w:val="75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5BA4312"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55ABB718"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79BFE58" w14:textId="77777777" w:rsidR="00DD3BA9" w:rsidRPr="00A118F3" w:rsidRDefault="00DD3BA9" w:rsidP="0015325E">
            <w:pPr>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76793BA6" w14:textId="77777777" w:rsidR="00DD3BA9" w:rsidRPr="00A118F3" w:rsidRDefault="00DD3BA9" w:rsidP="0015325E">
            <w:pPr>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23F24CA9"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2173C4E4"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551BF8" w14:textId="77777777" w:rsidR="00DD3BA9" w:rsidRPr="00A118F3" w:rsidRDefault="00DD3BA9" w:rsidP="0015325E">
            <w:pPr>
              <w:jc w:val="center"/>
              <w:rPr>
                <w:rFonts w:cs="Arial"/>
                <w:color w:val="000000"/>
                <w:sz w:val="16"/>
                <w:szCs w:val="16"/>
              </w:rPr>
            </w:pPr>
            <w:r w:rsidRPr="00A118F3">
              <w:rPr>
                <w:rFonts w:cs="Arial"/>
                <w:color w:val="000000"/>
                <w:sz w:val="16"/>
                <w:szCs w:val="16"/>
              </w:rPr>
              <w:t>00,94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91EDB5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3,7%</w:t>
            </w:r>
          </w:p>
        </w:tc>
      </w:tr>
      <w:tr w:rsidR="00DD3BA9" w:rsidRPr="004C387F" w14:paraId="71393C14" w14:textId="77777777" w:rsidTr="0015325E">
        <w:trPr>
          <w:trHeight w:val="20"/>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AE4D126"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673892DE"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067366E"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129FBD08"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15238FB0" w14:textId="77777777" w:rsidR="00DD3BA9" w:rsidRPr="00A118F3" w:rsidRDefault="00DD3BA9" w:rsidP="0015325E">
            <w:pPr>
              <w:widowControl w:val="0"/>
              <w:pBdr>
                <w:top w:val="nil"/>
                <w:left w:val="nil"/>
                <w:bottom w:val="nil"/>
                <w:right w:val="nil"/>
                <w:between w:val="nil"/>
              </w:pBdr>
              <w:spacing w:line="276" w:lineRule="auto"/>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04C022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FA5195" w14:textId="77777777" w:rsidR="00DD3BA9" w:rsidRPr="00A118F3" w:rsidRDefault="00DD3BA9" w:rsidP="0015325E">
            <w:pPr>
              <w:jc w:val="center"/>
              <w:rPr>
                <w:rFonts w:cs="Arial"/>
                <w:color w:val="000000"/>
                <w:sz w:val="16"/>
                <w:szCs w:val="16"/>
              </w:rPr>
            </w:pPr>
            <w:r w:rsidRPr="00A118F3">
              <w:rPr>
                <w:rFonts w:cs="Arial"/>
                <w:color w:val="000000"/>
                <w:sz w:val="16"/>
                <w:szCs w:val="16"/>
              </w:rPr>
              <w:t>00,94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418A9DB"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3,6 %</w:t>
            </w:r>
          </w:p>
        </w:tc>
      </w:tr>
      <w:tr w:rsidR="00DD3BA9" w:rsidRPr="004C387F" w14:paraId="34F2083D" w14:textId="77777777" w:rsidTr="0015325E">
        <w:trPr>
          <w:cnfStyle w:val="000000100000" w:firstRow="0" w:lastRow="0" w:firstColumn="0" w:lastColumn="0" w:oddVBand="0" w:evenVBand="0" w:oddHBand="1" w:evenHBand="0" w:firstRowFirstColumn="0" w:firstRowLastColumn="0" w:lastRowFirstColumn="0" w:lastRowLastColumn="0"/>
          <w:trHeight w:val="865"/>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3BC2BF7B" w14:textId="77777777" w:rsidR="00DD3BA9" w:rsidRPr="00A118F3" w:rsidRDefault="00DD3BA9" w:rsidP="0015325E">
            <w:pPr>
              <w:ind w:firstLine="0"/>
              <w:jc w:val="center"/>
              <w:rPr>
                <w:rFonts w:cs="Arial"/>
                <w:color w:val="000000"/>
                <w:sz w:val="16"/>
                <w:szCs w:val="16"/>
              </w:rPr>
            </w:pPr>
            <w:proofErr w:type="spellStart"/>
            <w:proofErr w:type="gramStart"/>
            <w:r w:rsidRPr="00A118F3">
              <w:rPr>
                <w:rFonts w:cs="Arial"/>
                <w:color w:val="000000"/>
                <w:sz w:val="16"/>
                <w:szCs w:val="16"/>
              </w:rPr>
              <w:t>Levi;Karnieli</w:t>
            </w:r>
            <w:proofErr w:type="gramEnd"/>
            <w:r w:rsidRPr="00A118F3">
              <w:rPr>
                <w:rFonts w:cs="Arial"/>
                <w:color w:val="000000"/>
                <w:sz w:val="16"/>
                <w:szCs w:val="16"/>
              </w:rPr>
              <w:t>;Paz-Kagan</w:t>
            </w:r>
            <w:proofErr w:type="spellEnd"/>
            <w:r w:rsidRPr="00A118F3">
              <w:rPr>
                <w:rFonts w:cs="Arial"/>
                <w:color w:val="000000"/>
                <w:sz w:val="16"/>
                <w:szCs w:val="16"/>
              </w:rPr>
              <w:t>, 2020</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3938A109"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4C86977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626D3E64" w14:textId="77777777" w:rsidR="00DD3BA9" w:rsidRPr="00A118F3" w:rsidRDefault="00DD3BA9" w:rsidP="0015325E">
            <w:pPr>
              <w:ind w:firstLine="0"/>
              <w:jc w:val="center"/>
              <w:rPr>
                <w:rFonts w:cs="Arial"/>
                <w:color w:val="000000"/>
                <w:sz w:val="16"/>
                <w:szCs w:val="16"/>
              </w:rPr>
            </w:pPr>
            <w:proofErr w:type="spellStart"/>
            <w:r w:rsidRPr="00A118F3">
              <w:rPr>
                <w:rFonts w:cs="Arial"/>
                <w:color w:val="000000"/>
                <w:sz w:val="16"/>
                <w:szCs w:val="16"/>
              </w:rPr>
              <w:t>Autoscale</w:t>
            </w:r>
            <w:proofErr w:type="spellEnd"/>
            <w:r w:rsidRPr="00A118F3">
              <w:rPr>
                <w:rFonts w:cs="Arial"/>
                <w:color w:val="000000"/>
                <w:sz w:val="16"/>
                <w:szCs w:val="16"/>
              </w:rPr>
              <w:t xml:space="preserve"> + GLSW</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13FF68D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121</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4865797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F09128" w14:textId="77777777" w:rsidR="00DD3BA9" w:rsidRPr="00A118F3" w:rsidRDefault="00DD3BA9" w:rsidP="0015325E">
            <w:pPr>
              <w:jc w:val="center"/>
              <w:rPr>
                <w:rFonts w:cs="Arial"/>
                <w:color w:val="000000"/>
                <w:sz w:val="16"/>
                <w:szCs w:val="16"/>
              </w:rPr>
            </w:pPr>
            <w:r w:rsidRPr="00A118F3">
              <w:rPr>
                <w:rFonts w:cs="Arial"/>
                <w:color w:val="000000"/>
                <w:sz w:val="16"/>
                <w:szCs w:val="16"/>
              </w:rPr>
              <w:t>00,92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2FD92B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3,52%</w:t>
            </w:r>
          </w:p>
        </w:tc>
      </w:tr>
      <w:tr w:rsidR="00DD3BA9" w:rsidRPr="004C387F" w14:paraId="4DBF100D" w14:textId="77777777" w:rsidTr="0015325E">
        <w:trPr>
          <w:trHeight w:val="1075"/>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4432E7DF" w14:textId="77777777" w:rsidR="00DD3BA9" w:rsidRPr="00A118F3" w:rsidRDefault="00DD3BA9" w:rsidP="0015325E">
            <w:pPr>
              <w:ind w:firstLine="0"/>
              <w:jc w:val="center"/>
              <w:rPr>
                <w:rFonts w:cs="Arial"/>
                <w:color w:val="000000"/>
                <w:sz w:val="16"/>
                <w:szCs w:val="16"/>
              </w:rPr>
            </w:pPr>
          </w:p>
          <w:p w14:paraId="6FF63C7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Ramirez-Lopez et al., 2019</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54797A24" w14:textId="77777777" w:rsidR="00DD3BA9" w:rsidRPr="00A118F3" w:rsidRDefault="00DD3BA9" w:rsidP="0015325E">
            <w:pPr>
              <w:ind w:firstLine="0"/>
              <w:jc w:val="center"/>
              <w:rPr>
                <w:rFonts w:cs="Arial"/>
                <w:color w:val="000000"/>
                <w:sz w:val="16"/>
                <w:szCs w:val="16"/>
              </w:rPr>
            </w:pPr>
          </w:p>
          <w:p w14:paraId="534F8ED1"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E26DCAA" w14:textId="77777777" w:rsidR="00DD3BA9" w:rsidRPr="00A118F3" w:rsidRDefault="00DD3BA9" w:rsidP="0015325E">
            <w:pPr>
              <w:ind w:firstLine="0"/>
              <w:jc w:val="center"/>
              <w:rPr>
                <w:rFonts w:cs="Arial"/>
                <w:color w:val="000000"/>
                <w:sz w:val="16"/>
                <w:szCs w:val="16"/>
              </w:rPr>
            </w:pPr>
          </w:p>
          <w:p w14:paraId="23EC3F7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MBL</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394AE28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ABS</w:t>
            </w:r>
          </w:p>
          <w:p w14:paraId="08E09D3A" w14:textId="77777777" w:rsidR="00DD3BA9" w:rsidRPr="00A118F3" w:rsidRDefault="00DD3BA9" w:rsidP="0015325E">
            <w:pPr>
              <w:ind w:firstLine="0"/>
              <w:jc w:val="center"/>
              <w:rPr>
                <w:rFonts w:cs="Arial"/>
                <w:color w:val="000000"/>
                <w:sz w:val="16"/>
                <w:szCs w:val="16"/>
              </w:rPr>
            </w:pPr>
            <w:r>
              <w:rPr>
                <w:rFonts w:cs="Arial"/>
                <w:color w:val="000000"/>
                <w:sz w:val="16"/>
                <w:szCs w:val="16"/>
              </w:rPr>
              <w:t>SG-FD</w:t>
            </w:r>
          </w:p>
          <w:p w14:paraId="2BFC612F"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SNV</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0C291AE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910</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FF8ABD7"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1E50DE1" w14:textId="77777777" w:rsidR="00DD3BA9" w:rsidRPr="00A118F3" w:rsidRDefault="00DD3BA9" w:rsidP="0015325E">
            <w:pPr>
              <w:jc w:val="center"/>
              <w:rPr>
                <w:rFonts w:cs="Arial"/>
                <w:color w:val="000000"/>
                <w:sz w:val="16"/>
                <w:szCs w:val="16"/>
              </w:rPr>
            </w:pPr>
            <w:r w:rsidRPr="00A118F3">
              <w:rPr>
                <w:rFonts w:cs="Arial"/>
                <w:color w:val="000000"/>
                <w:sz w:val="16"/>
                <w:szCs w:val="16"/>
              </w:rPr>
              <w:t>00,87</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B52421C"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6,31 %</w:t>
            </w:r>
          </w:p>
        </w:tc>
      </w:tr>
      <w:tr w:rsidR="00DD3BA9" w:rsidRPr="004C387F" w14:paraId="78D9B5AD" w14:textId="77777777" w:rsidTr="0015325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35D7A182" w14:textId="77777777" w:rsidR="00DD3BA9" w:rsidRPr="00A118F3" w:rsidRDefault="00DD3BA9" w:rsidP="0015325E">
            <w:pPr>
              <w:ind w:firstLine="0"/>
              <w:jc w:val="center"/>
              <w:rPr>
                <w:rFonts w:cs="Arial"/>
                <w:color w:val="000000"/>
                <w:sz w:val="16"/>
                <w:szCs w:val="16"/>
              </w:rPr>
            </w:pPr>
            <w:proofErr w:type="spellStart"/>
            <w:r w:rsidRPr="00A118F3">
              <w:rPr>
                <w:rFonts w:cs="Arial"/>
                <w:color w:val="000000"/>
                <w:sz w:val="16"/>
                <w:szCs w:val="16"/>
              </w:rPr>
              <w:t>Jaconi</w:t>
            </w:r>
            <w:proofErr w:type="spellEnd"/>
            <w:r w:rsidRPr="00A118F3">
              <w:rPr>
                <w:rFonts w:cs="Arial"/>
                <w:color w:val="000000"/>
                <w:sz w:val="16"/>
                <w:szCs w:val="16"/>
              </w:rPr>
              <w:t>; Vos; Don, 2019</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2C5BC97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584C16B8"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MBL</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7A1077CB"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SNV</w:t>
            </w:r>
            <w:r>
              <w:rPr>
                <w:rFonts w:cs="Arial"/>
                <w:color w:val="000000"/>
                <w:sz w:val="16"/>
                <w:szCs w:val="16"/>
              </w:rPr>
              <w:t xml:space="preserve"> + SG-FD</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64D0969D"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4080</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312EE638" w14:textId="77777777" w:rsidR="00DD3BA9" w:rsidRPr="00A118F3" w:rsidRDefault="00DD3BA9" w:rsidP="0015325E">
            <w:pPr>
              <w:ind w:firstLine="0"/>
              <w:rPr>
                <w:rFonts w:cs="Arial"/>
                <w:color w:val="000000"/>
                <w:sz w:val="16"/>
                <w:szCs w:val="16"/>
              </w:rPr>
            </w:pPr>
            <w:r>
              <w:rPr>
                <w:rFonts w:cs="Arial"/>
                <w:color w:val="000000"/>
                <w:sz w:val="16"/>
                <w:szCs w:val="16"/>
              </w:rPr>
              <w:t>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F42BC5F" w14:textId="77777777" w:rsidR="00DD3BA9" w:rsidRPr="00A118F3" w:rsidRDefault="00DD3BA9" w:rsidP="0015325E">
            <w:pPr>
              <w:jc w:val="center"/>
              <w:rPr>
                <w:rFonts w:cs="Arial"/>
                <w:color w:val="000000"/>
                <w:sz w:val="16"/>
                <w:szCs w:val="16"/>
              </w:rPr>
            </w:pPr>
            <w:r w:rsidRPr="00A118F3">
              <w:rPr>
                <w:rFonts w:cs="Arial"/>
                <w:color w:val="000000"/>
                <w:sz w:val="16"/>
                <w:szCs w:val="16"/>
              </w:rPr>
              <w:t>00,97</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E417408"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18,5 g kg</w:t>
            </w:r>
            <w:r w:rsidRPr="00A118F3">
              <w:rPr>
                <w:rFonts w:cs="Arial"/>
                <w:color w:val="000000"/>
                <w:sz w:val="16"/>
                <w:szCs w:val="16"/>
                <w:vertAlign w:val="superscript"/>
              </w:rPr>
              <w:t>-1</w:t>
            </w:r>
          </w:p>
          <w:p w14:paraId="600D49EB" w14:textId="77777777" w:rsidR="00DD3BA9" w:rsidRPr="00A118F3" w:rsidRDefault="00DD3BA9" w:rsidP="0015325E">
            <w:pPr>
              <w:ind w:firstLine="0"/>
              <w:jc w:val="center"/>
              <w:rPr>
                <w:rFonts w:cs="Arial"/>
                <w:color w:val="000000"/>
                <w:sz w:val="16"/>
                <w:szCs w:val="16"/>
              </w:rPr>
            </w:pPr>
          </w:p>
        </w:tc>
      </w:tr>
      <w:tr w:rsidR="00DD3BA9" w:rsidRPr="004C387F" w14:paraId="397CA800" w14:textId="77777777" w:rsidTr="0015325E">
        <w:trPr>
          <w:trHeight w:val="645"/>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531BB0F9" w14:textId="77777777" w:rsidR="00DD3BA9" w:rsidRDefault="00DD3BA9" w:rsidP="0015325E">
            <w:pPr>
              <w:ind w:firstLine="0"/>
              <w:jc w:val="center"/>
              <w:rPr>
                <w:rFonts w:cs="Arial"/>
                <w:color w:val="000000"/>
                <w:sz w:val="16"/>
                <w:szCs w:val="16"/>
              </w:rPr>
            </w:pPr>
            <w:r w:rsidRPr="00A118F3">
              <w:rPr>
                <w:rFonts w:cs="Arial"/>
                <w:color w:val="000000"/>
                <w:sz w:val="16"/>
                <w:szCs w:val="16"/>
              </w:rPr>
              <w:t>Campbell et al., 2018</w:t>
            </w:r>
          </w:p>
          <w:p w14:paraId="68611580"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6F82AF8E"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p w14:paraId="0395D58C"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262E122F"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PLSR</w:t>
            </w:r>
          </w:p>
          <w:p w14:paraId="507C6300"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ANN</w:t>
            </w:r>
          </w:p>
          <w:p w14:paraId="4EEECD3E"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RF</w:t>
            </w:r>
          </w:p>
          <w:p w14:paraId="3A449FFC"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GPR linear</w:t>
            </w:r>
          </w:p>
          <w:p w14:paraId="75BA65ED"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GPR radial</w:t>
            </w:r>
          </w:p>
          <w:p w14:paraId="0AE53E12" w14:textId="77777777" w:rsidR="00DD3BA9" w:rsidRDefault="00DD3BA9" w:rsidP="0015325E">
            <w:pPr>
              <w:ind w:firstLine="0"/>
              <w:jc w:val="center"/>
              <w:rPr>
                <w:rFonts w:cs="Arial"/>
                <w:color w:val="000000"/>
                <w:sz w:val="16"/>
                <w:szCs w:val="16"/>
              </w:rPr>
            </w:pPr>
            <w:r w:rsidRPr="00A118F3">
              <w:rPr>
                <w:rFonts w:cs="Arial"/>
                <w:color w:val="000000"/>
                <w:sz w:val="16"/>
                <w:szCs w:val="16"/>
              </w:rPr>
              <w:t>SVM linear</w:t>
            </w:r>
          </w:p>
          <w:p w14:paraId="178AED84"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47C6A48A" w14:textId="77777777" w:rsidR="00DD3BA9" w:rsidRPr="00DD3BA9" w:rsidRDefault="00DD3BA9" w:rsidP="0015325E">
            <w:pPr>
              <w:ind w:firstLine="0"/>
              <w:jc w:val="center"/>
              <w:rPr>
                <w:rFonts w:cs="Arial"/>
                <w:color w:val="000000"/>
                <w:sz w:val="16"/>
                <w:szCs w:val="16"/>
                <w:lang w:val="en-US"/>
                <w:rPrChange w:id="59" w:author="Liliane" w:date="2021-04-18T23:11:00Z">
                  <w:rPr>
                    <w:rFonts w:cs="Arial"/>
                    <w:color w:val="000000"/>
                    <w:sz w:val="16"/>
                    <w:szCs w:val="16"/>
                  </w:rPr>
                </w:rPrChange>
              </w:rPr>
            </w:pPr>
            <w:r w:rsidRPr="00DD3BA9">
              <w:rPr>
                <w:rFonts w:cs="Arial"/>
                <w:color w:val="000000"/>
                <w:sz w:val="16"/>
                <w:szCs w:val="16"/>
                <w:lang w:val="en-US"/>
                <w:rPrChange w:id="60" w:author="Liliane" w:date="2021-04-18T23:11:00Z">
                  <w:rPr>
                    <w:rFonts w:cs="Arial"/>
                    <w:color w:val="000000"/>
                    <w:sz w:val="16"/>
                    <w:szCs w:val="16"/>
                  </w:rPr>
                </w:rPrChange>
              </w:rPr>
              <w:t>CR</w:t>
            </w:r>
          </w:p>
          <w:p w14:paraId="2AA315D4" w14:textId="77777777" w:rsidR="00DD3BA9" w:rsidRPr="00DD3BA9" w:rsidRDefault="00DD3BA9" w:rsidP="0015325E">
            <w:pPr>
              <w:ind w:firstLine="0"/>
              <w:jc w:val="center"/>
              <w:rPr>
                <w:rFonts w:cs="Arial"/>
                <w:color w:val="000000"/>
                <w:sz w:val="16"/>
                <w:szCs w:val="16"/>
                <w:lang w:val="en-US"/>
                <w:rPrChange w:id="61" w:author="Liliane" w:date="2021-04-18T23:11:00Z">
                  <w:rPr>
                    <w:rFonts w:cs="Arial"/>
                    <w:color w:val="000000"/>
                    <w:sz w:val="16"/>
                    <w:szCs w:val="16"/>
                  </w:rPr>
                </w:rPrChange>
              </w:rPr>
            </w:pPr>
            <w:r w:rsidRPr="00DD3BA9">
              <w:rPr>
                <w:rFonts w:cs="Arial"/>
                <w:color w:val="000000"/>
                <w:sz w:val="16"/>
                <w:szCs w:val="16"/>
                <w:lang w:val="en-US"/>
                <w:rPrChange w:id="62" w:author="Liliane" w:date="2021-04-18T23:11:00Z">
                  <w:rPr>
                    <w:rFonts w:cs="Arial"/>
                    <w:color w:val="000000"/>
                    <w:sz w:val="16"/>
                    <w:szCs w:val="16"/>
                  </w:rPr>
                </w:rPrChange>
              </w:rPr>
              <w:t>ABS</w:t>
            </w:r>
          </w:p>
          <w:p w14:paraId="4D893BBC" w14:textId="77777777" w:rsidR="00DD3BA9" w:rsidRPr="00DD3BA9" w:rsidRDefault="00DD3BA9" w:rsidP="0015325E">
            <w:pPr>
              <w:ind w:firstLine="0"/>
              <w:jc w:val="center"/>
              <w:rPr>
                <w:rFonts w:cs="Arial"/>
                <w:color w:val="000000"/>
                <w:sz w:val="16"/>
                <w:szCs w:val="16"/>
                <w:lang w:val="en-US"/>
                <w:rPrChange w:id="63" w:author="Liliane" w:date="2021-04-18T23:11:00Z">
                  <w:rPr>
                    <w:rFonts w:cs="Arial"/>
                    <w:color w:val="000000"/>
                    <w:sz w:val="16"/>
                    <w:szCs w:val="16"/>
                  </w:rPr>
                </w:rPrChange>
              </w:rPr>
            </w:pPr>
            <w:r w:rsidRPr="00DD3BA9">
              <w:rPr>
                <w:rFonts w:cs="Arial"/>
                <w:color w:val="000000"/>
                <w:sz w:val="16"/>
                <w:szCs w:val="16"/>
                <w:lang w:val="en-US"/>
                <w:rPrChange w:id="64" w:author="Liliane" w:date="2021-04-18T23:11:00Z">
                  <w:rPr>
                    <w:rFonts w:cs="Arial"/>
                    <w:color w:val="000000"/>
                    <w:sz w:val="16"/>
                    <w:szCs w:val="16"/>
                  </w:rPr>
                </w:rPrChange>
              </w:rPr>
              <w:t>SG-FD</w:t>
            </w:r>
          </w:p>
          <w:p w14:paraId="24C56D58" w14:textId="77777777" w:rsidR="00DD3BA9" w:rsidRPr="00DD3BA9" w:rsidRDefault="00DD3BA9" w:rsidP="0015325E">
            <w:pPr>
              <w:ind w:firstLine="0"/>
              <w:jc w:val="center"/>
              <w:rPr>
                <w:rFonts w:cs="Arial"/>
                <w:color w:val="000000"/>
                <w:sz w:val="16"/>
                <w:szCs w:val="16"/>
                <w:lang w:val="en-US"/>
                <w:rPrChange w:id="65" w:author="Liliane" w:date="2021-04-18T23:11:00Z">
                  <w:rPr>
                    <w:rFonts w:cs="Arial"/>
                    <w:color w:val="000000"/>
                    <w:sz w:val="16"/>
                    <w:szCs w:val="16"/>
                  </w:rPr>
                </w:rPrChange>
              </w:rPr>
            </w:pPr>
            <w:r w:rsidRPr="00DD3BA9">
              <w:rPr>
                <w:rFonts w:cs="Arial"/>
                <w:color w:val="000000"/>
                <w:sz w:val="16"/>
                <w:szCs w:val="16"/>
                <w:lang w:val="en-US"/>
                <w:rPrChange w:id="66" w:author="Liliane" w:date="2021-04-18T23:11:00Z">
                  <w:rPr>
                    <w:rFonts w:cs="Arial"/>
                    <w:color w:val="000000"/>
                    <w:sz w:val="16"/>
                    <w:szCs w:val="16"/>
                  </w:rPr>
                </w:rPrChange>
              </w:rPr>
              <w:t>SNV</w:t>
            </w:r>
          </w:p>
          <w:p w14:paraId="45009ED6" w14:textId="77777777" w:rsidR="00DD3BA9" w:rsidRPr="00DD3BA9" w:rsidRDefault="00DD3BA9" w:rsidP="0015325E">
            <w:pPr>
              <w:ind w:firstLine="0"/>
              <w:jc w:val="center"/>
              <w:rPr>
                <w:rFonts w:cs="Arial"/>
                <w:color w:val="000000"/>
                <w:sz w:val="16"/>
                <w:szCs w:val="16"/>
                <w:lang w:val="en-US"/>
                <w:rPrChange w:id="67" w:author="Liliane" w:date="2021-04-18T23:11:00Z">
                  <w:rPr>
                    <w:rFonts w:cs="Arial"/>
                    <w:color w:val="000000"/>
                    <w:sz w:val="16"/>
                    <w:szCs w:val="16"/>
                  </w:rPr>
                </w:rPrChange>
              </w:rPr>
            </w:pPr>
            <w:r w:rsidRPr="00DD3BA9">
              <w:rPr>
                <w:rFonts w:cs="Arial"/>
                <w:color w:val="000000"/>
                <w:sz w:val="16"/>
                <w:szCs w:val="16"/>
                <w:lang w:val="en-US"/>
                <w:rPrChange w:id="68" w:author="Liliane" w:date="2021-04-18T23:11:00Z">
                  <w:rPr>
                    <w:rFonts w:cs="Arial"/>
                    <w:color w:val="000000"/>
                    <w:sz w:val="16"/>
                    <w:szCs w:val="16"/>
                  </w:rPr>
                </w:rPrChange>
              </w:rPr>
              <w:t>MSC</w:t>
            </w:r>
          </w:p>
          <w:p w14:paraId="43DA57BA" w14:textId="77777777" w:rsidR="00DD3BA9" w:rsidRPr="00DD3BA9" w:rsidRDefault="00DD3BA9" w:rsidP="0015325E">
            <w:pPr>
              <w:ind w:firstLine="0"/>
              <w:jc w:val="center"/>
              <w:rPr>
                <w:rFonts w:cs="Arial"/>
                <w:color w:val="000000"/>
                <w:sz w:val="16"/>
                <w:szCs w:val="16"/>
                <w:lang w:val="en-US"/>
                <w:rPrChange w:id="69" w:author="Liliane" w:date="2021-04-18T23:11:00Z">
                  <w:rPr>
                    <w:rFonts w:cs="Arial"/>
                    <w:color w:val="000000"/>
                    <w:sz w:val="16"/>
                    <w:szCs w:val="16"/>
                  </w:rPr>
                </w:rPrChange>
              </w:rPr>
            </w:pP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2A64483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184</w:t>
            </w:r>
          </w:p>
          <w:p w14:paraId="643286E5"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016DEC24" w14:textId="77777777" w:rsidR="00DD3BA9" w:rsidRPr="00A118F3" w:rsidRDefault="00DD3BA9" w:rsidP="0015325E">
            <w:pPr>
              <w:ind w:firstLine="0"/>
              <w:jc w:val="center"/>
              <w:rPr>
                <w:rFonts w:cs="Arial"/>
                <w:color w:val="000000"/>
                <w:sz w:val="16"/>
                <w:szCs w:val="16"/>
              </w:rPr>
            </w:pPr>
            <w:r>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08D899" w14:textId="77777777" w:rsidR="00DD3BA9" w:rsidRPr="00A118F3" w:rsidRDefault="00DD3BA9" w:rsidP="0015325E">
            <w:pPr>
              <w:jc w:val="center"/>
              <w:rPr>
                <w:rFonts w:cs="Arial"/>
                <w:color w:val="000000"/>
                <w:sz w:val="16"/>
                <w:szCs w:val="16"/>
              </w:rPr>
            </w:pPr>
            <w:r w:rsidRPr="00A118F3">
              <w:rPr>
                <w:rFonts w:cs="Arial"/>
                <w:color w:val="000000"/>
                <w:sz w:val="16"/>
                <w:szCs w:val="16"/>
              </w:rPr>
              <w:t>0</w:t>
            </w:r>
            <w:r>
              <w:rPr>
                <w:rFonts w:cs="Arial"/>
                <w:color w:val="000000"/>
                <w:sz w:val="16"/>
                <w:szCs w:val="16"/>
              </w:rPr>
              <w:t>0</w:t>
            </w:r>
            <w:r w:rsidRPr="00A118F3">
              <w:rPr>
                <w:rFonts w:cs="Arial"/>
                <w:color w:val="000000"/>
                <w:sz w:val="16"/>
                <w:szCs w:val="16"/>
              </w:rPr>
              <w:t>,08 -0,50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B6A5646"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5,16 – 9,77 %</w:t>
            </w:r>
          </w:p>
        </w:tc>
      </w:tr>
      <w:tr w:rsidR="00DD3BA9" w:rsidRPr="004C387F" w14:paraId="139A144C" w14:textId="77777777" w:rsidTr="0015325E">
        <w:trPr>
          <w:cnfStyle w:val="000000100000" w:firstRow="0" w:lastRow="0" w:firstColumn="0" w:lastColumn="0" w:oddVBand="0" w:evenVBand="0" w:oddHBand="1" w:evenHBand="0" w:firstRowFirstColumn="0" w:firstRowLastColumn="0" w:lastRowFirstColumn="0" w:lastRowLastColumn="0"/>
          <w:trHeight w:val="645"/>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7E45E97A"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5B1AF996"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4E5CA88"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E97917B"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47B4FFDD"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05C8959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B1F35DD" w14:textId="77777777" w:rsidR="00DD3BA9" w:rsidRPr="00A118F3" w:rsidRDefault="00DD3BA9" w:rsidP="0015325E">
            <w:pPr>
              <w:ind w:firstLine="0"/>
              <w:jc w:val="center"/>
              <w:rPr>
                <w:rFonts w:cs="Arial"/>
                <w:color w:val="000000"/>
                <w:sz w:val="16"/>
                <w:szCs w:val="16"/>
              </w:rPr>
            </w:pPr>
            <w:r>
              <w:rPr>
                <w:rFonts w:cs="Arial"/>
                <w:color w:val="000000"/>
                <w:sz w:val="16"/>
                <w:szCs w:val="16"/>
              </w:rPr>
              <w:t>0,19 – 0,69</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7625D16" w14:textId="77777777" w:rsidR="00DD3BA9" w:rsidRPr="00A118F3" w:rsidRDefault="00DD3BA9" w:rsidP="0015325E">
            <w:pPr>
              <w:ind w:firstLine="0"/>
              <w:jc w:val="center"/>
              <w:rPr>
                <w:rFonts w:cs="Arial"/>
                <w:color w:val="000000"/>
                <w:sz w:val="16"/>
                <w:szCs w:val="16"/>
              </w:rPr>
            </w:pPr>
            <w:r>
              <w:rPr>
                <w:rFonts w:cs="Arial"/>
                <w:color w:val="000000"/>
                <w:sz w:val="16"/>
                <w:szCs w:val="16"/>
              </w:rPr>
              <w:t>4,38 – 8,93 %</w:t>
            </w:r>
          </w:p>
        </w:tc>
      </w:tr>
      <w:tr w:rsidR="00DD3BA9" w:rsidRPr="004C387F" w14:paraId="17A5AE30" w14:textId="77777777" w:rsidTr="0015325E">
        <w:trPr>
          <w:trHeight w:val="645"/>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19097277"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1A790451"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2FA75D09"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42A8F24B"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666400C9"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257EFB2F"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r>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376FD96" w14:textId="77777777" w:rsidR="00DD3BA9" w:rsidRPr="00A118F3" w:rsidRDefault="00DD3BA9" w:rsidP="0015325E">
            <w:pPr>
              <w:ind w:firstLine="0"/>
              <w:jc w:val="center"/>
              <w:rPr>
                <w:rFonts w:cs="Arial"/>
                <w:color w:val="000000"/>
                <w:sz w:val="16"/>
                <w:szCs w:val="16"/>
              </w:rPr>
            </w:pPr>
            <w:r>
              <w:rPr>
                <w:rFonts w:cs="Arial"/>
                <w:color w:val="000000"/>
                <w:sz w:val="16"/>
                <w:szCs w:val="16"/>
              </w:rPr>
              <w:t>0,04 – 0,54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56EB3038" w14:textId="77777777" w:rsidR="00DD3BA9" w:rsidRPr="00A118F3" w:rsidRDefault="00DD3BA9" w:rsidP="0015325E">
            <w:pPr>
              <w:ind w:firstLine="0"/>
              <w:jc w:val="center"/>
              <w:rPr>
                <w:rFonts w:cs="Arial"/>
                <w:color w:val="000000"/>
                <w:sz w:val="16"/>
                <w:szCs w:val="16"/>
              </w:rPr>
            </w:pPr>
            <w:r>
              <w:rPr>
                <w:rFonts w:cs="Arial"/>
                <w:color w:val="000000"/>
                <w:sz w:val="16"/>
                <w:szCs w:val="16"/>
              </w:rPr>
              <w:t>5,41 – 18,42 %</w:t>
            </w:r>
          </w:p>
        </w:tc>
      </w:tr>
      <w:tr w:rsidR="00DD3BA9" w:rsidRPr="004C387F" w14:paraId="5269EA10" w14:textId="77777777" w:rsidTr="0015325E">
        <w:trPr>
          <w:cnfStyle w:val="000000100000" w:firstRow="0" w:lastRow="0" w:firstColumn="0" w:lastColumn="0" w:oddVBand="0" w:evenVBand="0" w:oddHBand="1" w:evenHBand="0" w:firstRowFirstColumn="0" w:firstRowLastColumn="0" w:lastRowFirstColumn="0" w:lastRowLastColumn="0"/>
          <w:trHeight w:val="645"/>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4A1812BF" w14:textId="77777777" w:rsidR="00DD3BA9" w:rsidRPr="00A118F3" w:rsidRDefault="00DD3BA9" w:rsidP="0015325E">
            <w:pPr>
              <w:ind w:firstLine="0"/>
              <w:jc w:val="center"/>
              <w:rPr>
                <w:rFonts w:cs="Arial"/>
                <w:color w:val="000000"/>
                <w:sz w:val="16"/>
                <w:szCs w:val="16"/>
              </w:rPr>
            </w:pPr>
            <w:r>
              <w:rPr>
                <w:rFonts w:cs="Arial"/>
                <w:color w:val="000000"/>
                <w:sz w:val="16"/>
                <w:szCs w:val="16"/>
              </w:rPr>
              <w:t>Dotto et al., 2017</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189402C7" w14:textId="77777777" w:rsidR="00DD3BA9" w:rsidRPr="00A118F3" w:rsidRDefault="00DD3BA9" w:rsidP="0015325E">
            <w:pPr>
              <w:ind w:firstLine="0"/>
              <w:jc w:val="center"/>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13B5A86" w14:textId="77777777" w:rsidR="00DD3BA9" w:rsidRDefault="00DD3BA9" w:rsidP="0015325E">
            <w:pPr>
              <w:ind w:firstLine="0"/>
              <w:jc w:val="center"/>
              <w:rPr>
                <w:rFonts w:cs="Arial"/>
                <w:color w:val="000000"/>
                <w:sz w:val="16"/>
                <w:szCs w:val="16"/>
              </w:rPr>
            </w:pPr>
            <w:r>
              <w:rPr>
                <w:rFonts w:cs="Arial"/>
                <w:color w:val="000000"/>
                <w:sz w:val="16"/>
                <w:szCs w:val="16"/>
              </w:rPr>
              <w:t>PLSR</w:t>
            </w:r>
          </w:p>
          <w:p w14:paraId="5D0C6C11" w14:textId="77777777" w:rsidR="00DD3BA9" w:rsidRPr="00A118F3" w:rsidRDefault="00DD3BA9" w:rsidP="0015325E">
            <w:pPr>
              <w:ind w:firstLine="0"/>
              <w:jc w:val="center"/>
              <w:rPr>
                <w:rFonts w:cs="Arial"/>
                <w:color w:val="000000"/>
                <w:sz w:val="16"/>
                <w:szCs w:val="16"/>
              </w:rPr>
            </w:pPr>
            <w:r>
              <w:rPr>
                <w:rFonts w:cs="Arial"/>
                <w:color w:val="000000"/>
                <w:sz w:val="16"/>
                <w:szCs w:val="16"/>
              </w:rPr>
              <w:t>SVM</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409ABA85" w14:textId="77777777" w:rsidR="00DD3BA9" w:rsidRPr="00DD3BA9" w:rsidRDefault="00DD3BA9" w:rsidP="0015325E">
            <w:pPr>
              <w:ind w:firstLine="0"/>
              <w:jc w:val="center"/>
              <w:rPr>
                <w:rFonts w:cs="Arial"/>
                <w:color w:val="000000"/>
                <w:sz w:val="16"/>
                <w:szCs w:val="16"/>
                <w:lang w:val="en-US"/>
                <w:rPrChange w:id="70" w:author="Liliane" w:date="2021-04-18T23:11:00Z">
                  <w:rPr>
                    <w:rFonts w:cs="Arial"/>
                    <w:color w:val="000000"/>
                    <w:sz w:val="16"/>
                    <w:szCs w:val="16"/>
                  </w:rPr>
                </w:rPrChange>
              </w:rPr>
            </w:pPr>
            <w:r w:rsidRPr="00DD3BA9">
              <w:rPr>
                <w:rFonts w:cs="Arial"/>
                <w:color w:val="000000"/>
                <w:sz w:val="16"/>
                <w:szCs w:val="16"/>
                <w:lang w:val="en-US"/>
                <w:rPrChange w:id="71" w:author="Liliane" w:date="2021-04-18T23:11:00Z">
                  <w:rPr>
                    <w:rFonts w:cs="Arial"/>
                    <w:color w:val="000000"/>
                    <w:sz w:val="16"/>
                    <w:szCs w:val="16"/>
                  </w:rPr>
                </w:rPrChange>
              </w:rPr>
              <w:t>CR</w:t>
            </w:r>
          </w:p>
          <w:p w14:paraId="0AF2464E" w14:textId="77777777" w:rsidR="00DD3BA9" w:rsidRPr="00DD3BA9" w:rsidRDefault="00DD3BA9" w:rsidP="0015325E">
            <w:pPr>
              <w:ind w:firstLine="0"/>
              <w:jc w:val="center"/>
              <w:rPr>
                <w:rFonts w:cs="Arial"/>
                <w:color w:val="000000"/>
                <w:sz w:val="16"/>
                <w:szCs w:val="16"/>
                <w:lang w:val="en-US"/>
                <w:rPrChange w:id="72" w:author="Liliane" w:date="2021-04-18T23:11:00Z">
                  <w:rPr>
                    <w:rFonts w:cs="Arial"/>
                    <w:color w:val="000000"/>
                    <w:sz w:val="16"/>
                    <w:szCs w:val="16"/>
                  </w:rPr>
                </w:rPrChange>
              </w:rPr>
            </w:pPr>
            <w:r w:rsidRPr="00DD3BA9">
              <w:rPr>
                <w:rFonts w:cs="Arial"/>
                <w:color w:val="000000"/>
                <w:sz w:val="16"/>
                <w:szCs w:val="16"/>
                <w:lang w:val="en-US"/>
                <w:rPrChange w:id="73" w:author="Liliane" w:date="2021-04-18T23:11:00Z">
                  <w:rPr>
                    <w:rFonts w:cs="Arial"/>
                    <w:color w:val="000000"/>
                    <w:sz w:val="16"/>
                    <w:szCs w:val="16"/>
                  </w:rPr>
                </w:rPrChange>
              </w:rPr>
              <w:t>DET</w:t>
            </w:r>
          </w:p>
          <w:p w14:paraId="0B7FC47A" w14:textId="77777777" w:rsidR="00DD3BA9" w:rsidRPr="00DD3BA9" w:rsidRDefault="00DD3BA9" w:rsidP="0015325E">
            <w:pPr>
              <w:ind w:firstLine="0"/>
              <w:jc w:val="center"/>
              <w:rPr>
                <w:rFonts w:cs="Arial"/>
                <w:color w:val="000000"/>
                <w:sz w:val="16"/>
                <w:szCs w:val="16"/>
                <w:lang w:val="en-US"/>
                <w:rPrChange w:id="74" w:author="Liliane" w:date="2021-04-18T23:11:00Z">
                  <w:rPr>
                    <w:rFonts w:cs="Arial"/>
                    <w:color w:val="000000"/>
                    <w:sz w:val="16"/>
                    <w:szCs w:val="16"/>
                  </w:rPr>
                </w:rPrChange>
              </w:rPr>
            </w:pPr>
            <w:r w:rsidRPr="00DD3BA9">
              <w:rPr>
                <w:rFonts w:cs="Arial"/>
                <w:color w:val="000000"/>
                <w:sz w:val="16"/>
                <w:szCs w:val="16"/>
                <w:lang w:val="en-US"/>
                <w:rPrChange w:id="75" w:author="Liliane" w:date="2021-04-18T23:11:00Z">
                  <w:rPr>
                    <w:rFonts w:cs="Arial"/>
                    <w:color w:val="000000"/>
                    <w:sz w:val="16"/>
                    <w:szCs w:val="16"/>
                  </w:rPr>
                </w:rPrChange>
              </w:rPr>
              <w:t>CR + BR</w:t>
            </w:r>
          </w:p>
          <w:p w14:paraId="3FA14141" w14:textId="77777777" w:rsidR="00DD3BA9" w:rsidRPr="00DD3BA9" w:rsidRDefault="00DD3BA9" w:rsidP="0015325E">
            <w:pPr>
              <w:ind w:firstLine="0"/>
              <w:jc w:val="center"/>
              <w:rPr>
                <w:rFonts w:cs="Arial"/>
                <w:color w:val="000000"/>
                <w:sz w:val="16"/>
                <w:szCs w:val="16"/>
                <w:lang w:val="en-US"/>
                <w:rPrChange w:id="76" w:author="Liliane" w:date="2021-04-18T23:11:00Z">
                  <w:rPr>
                    <w:rFonts w:cs="Arial"/>
                    <w:color w:val="000000"/>
                    <w:sz w:val="16"/>
                    <w:szCs w:val="16"/>
                  </w:rPr>
                </w:rPrChange>
              </w:rPr>
            </w:pPr>
            <w:r w:rsidRPr="00DD3BA9">
              <w:rPr>
                <w:rFonts w:cs="Arial"/>
                <w:color w:val="000000"/>
                <w:sz w:val="16"/>
                <w:szCs w:val="16"/>
                <w:lang w:val="en-US"/>
                <w:rPrChange w:id="77" w:author="Liliane" w:date="2021-04-18T23:11:00Z">
                  <w:rPr>
                    <w:rFonts w:cs="Arial"/>
                    <w:color w:val="000000"/>
                    <w:sz w:val="16"/>
                    <w:szCs w:val="16"/>
                  </w:rPr>
                </w:rPrChange>
              </w:rPr>
              <w:t>DET + BR</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285138A6" w14:textId="77777777" w:rsidR="00DD3BA9" w:rsidRPr="00A118F3" w:rsidRDefault="00DD3BA9" w:rsidP="0015325E">
            <w:pPr>
              <w:ind w:firstLine="0"/>
              <w:jc w:val="center"/>
              <w:rPr>
                <w:rFonts w:cs="Arial"/>
                <w:color w:val="000000"/>
                <w:sz w:val="16"/>
                <w:szCs w:val="16"/>
              </w:rPr>
            </w:pPr>
            <w:r>
              <w:rPr>
                <w:rFonts w:cs="Arial"/>
                <w:color w:val="000000"/>
                <w:sz w:val="16"/>
                <w:szCs w:val="16"/>
              </w:rPr>
              <w:t>299</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4EF71092" w14:textId="77777777" w:rsidR="00DD3BA9" w:rsidRPr="00A118F3" w:rsidRDefault="00DD3BA9" w:rsidP="0015325E">
            <w:pPr>
              <w:ind w:firstLine="0"/>
              <w:jc w:val="center"/>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4389D3" w14:textId="77777777" w:rsidR="00DD3BA9" w:rsidRDefault="00DD3BA9" w:rsidP="0015325E">
            <w:pPr>
              <w:ind w:firstLine="0"/>
              <w:jc w:val="center"/>
              <w:rPr>
                <w:rFonts w:cs="Arial"/>
                <w:color w:val="000000"/>
                <w:sz w:val="16"/>
                <w:szCs w:val="16"/>
              </w:rPr>
            </w:pPr>
            <w:r>
              <w:rPr>
                <w:rFonts w:cs="Arial"/>
                <w:color w:val="000000"/>
                <w:sz w:val="16"/>
                <w:szCs w:val="16"/>
              </w:rPr>
              <w:t>0,35 – 0,62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50B6D38" w14:textId="77777777" w:rsidR="00DD3BA9" w:rsidRDefault="00DD3BA9" w:rsidP="0015325E">
            <w:pPr>
              <w:ind w:firstLine="0"/>
              <w:jc w:val="center"/>
              <w:rPr>
                <w:rFonts w:cs="Arial"/>
                <w:color w:val="000000"/>
                <w:sz w:val="16"/>
                <w:szCs w:val="16"/>
              </w:rPr>
            </w:pPr>
            <w:r>
              <w:rPr>
                <w:rFonts w:cs="Arial"/>
                <w:color w:val="000000"/>
                <w:sz w:val="16"/>
                <w:szCs w:val="16"/>
              </w:rPr>
              <w:t>6,84 - 8,</w:t>
            </w:r>
          </w:p>
        </w:tc>
      </w:tr>
      <w:tr w:rsidR="00DD3BA9" w:rsidRPr="004C387F" w14:paraId="58AF2202" w14:textId="77777777" w:rsidTr="0015325E">
        <w:trPr>
          <w:trHeight w:val="645"/>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4445573B"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Dotto et al., 2016</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33305018"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Regional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5F7D8481"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LRM</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6D513642"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RAW</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5F9B634F"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412</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673DA5BD"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30C2DE9" w14:textId="77777777" w:rsidR="00DD3BA9" w:rsidRPr="00A118F3" w:rsidRDefault="00DD3BA9" w:rsidP="0015325E">
            <w:pPr>
              <w:jc w:val="center"/>
              <w:rPr>
                <w:rFonts w:cs="Arial"/>
                <w:color w:val="000000"/>
                <w:sz w:val="16"/>
                <w:szCs w:val="16"/>
              </w:rPr>
            </w:pPr>
            <w:r w:rsidRPr="00A118F3">
              <w:rPr>
                <w:rFonts w:cs="Arial"/>
                <w:color w:val="000000"/>
                <w:sz w:val="16"/>
                <w:szCs w:val="16"/>
              </w:rPr>
              <w:t>00,75</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54A0CD9" w14:textId="77777777" w:rsidR="00DD3BA9" w:rsidRPr="00A118F3" w:rsidRDefault="00DD3BA9" w:rsidP="0015325E">
            <w:pPr>
              <w:jc w:val="center"/>
              <w:rPr>
                <w:rFonts w:cs="Arial"/>
                <w:color w:val="000000"/>
                <w:sz w:val="16"/>
                <w:szCs w:val="16"/>
              </w:rPr>
            </w:pPr>
          </w:p>
          <w:p w14:paraId="44DBCC6E"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8,51 %</w:t>
            </w:r>
          </w:p>
          <w:p w14:paraId="3F3E6B82" w14:textId="77777777" w:rsidR="00DD3BA9" w:rsidRPr="00A118F3" w:rsidRDefault="00DD3BA9" w:rsidP="0015325E">
            <w:pPr>
              <w:ind w:firstLine="0"/>
              <w:jc w:val="center"/>
              <w:rPr>
                <w:rFonts w:cs="Arial"/>
                <w:color w:val="000000"/>
                <w:sz w:val="16"/>
                <w:szCs w:val="16"/>
              </w:rPr>
            </w:pPr>
          </w:p>
        </w:tc>
      </w:tr>
      <w:tr w:rsidR="00DD3BA9" w:rsidRPr="004C387F" w14:paraId="6BA5BF58" w14:textId="77777777" w:rsidTr="0015325E">
        <w:trPr>
          <w:cnfStyle w:val="000000100000" w:firstRow="0" w:lastRow="0" w:firstColumn="0" w:lastColumn="0" w:oddVBand="0" w:evenVBand="0" w:oddHBand="1" w:evenHBand="0" w:firstRowFirstColumn="0" w:firstRowLastColumn="0" w:lastRowFirstColumn="0" w:lastRowLastColumn="0"/>
          <w:trHeight w:val="323"/>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51B88104"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 xml:space="preserve">Terra, </w:t>
            </w:r>
            <w:proofErr w:type="spellStart"/>
            <w:r w:rsidRPr="00A118F3">
              <w:rPr>
                <w:rFonts w:cs="Arial"/>
                <w:color w:val="000000"/>
                <w:sz w:val="16"/>
                <w:szCs w:val="16"/>
              </w:rPr>
              <w:t>Demattê</w:t>
            </w:r>
            <w:proofErr w:type="spellEnd"/>
            <w:r w:rsidRPr="00A118F3">
              <w:rPr>
                <w:rFonts w:cs="Arial"/>
                <w:color w:val="000000"/>
                <w:sz w:val="16"/>
                <w:szCs w:val="16"/>
              </w:rPr>
              <w:t xml:space="preserve">, </w:t>
            </w:r>
            <w:proofErr w:type="spellStart"/>
            <w:r w:rsidRPr="00A118F3">
              <w:rPr>
                <w:rFonts w:cs="Arial"/>
                <w:color w:val="000000"/>
                <w:sz w:val="16"/>
                <w:szCs w:val="16"/>
              </w:rPr>
              <w:t>Viscarra</w:t>
            </w:r>
            <w:proofErr w:type="spellEnd"/>
            <w:r w:rsidRPr="00A118F3">
              <w:rPr>
                <w:rFonts w:cs="Arial"/>
                <w:color w:val="000000"/>
                <w:sz w:val="16"/>
                <w:szCs w:val="16"/>
              </w:rPr>
              <w:t xml:space="preserve"> </w:t>
            </w:r>
            <w:proofErr w:type="spellStart"/>
            <w:r w:rsidRPr="00A118F3">
              <w:rPr>
                <w:rFonts w:cs="Arial"/>
                <w:color w:val="000000"/>
                <w:sz w:val="16"/>
                <w:szCs w:val="16"/>
              </w:rPr>
              <w:t>Rossel</w:t>
            </w:r>
            <w:proofErr w:type="spellEnd"/>
            <w:r w:rsidRPr="00A118F3">
              <w:rPr>
                <w:rFonts w:cs="Arial"/>
                <w:color w:val="000000"/>
                <w:sz w:val="16"/>
                <w:szCs w:val="16"/>
              </w:rPr>
              <w:t>, 2015</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2E3A4B93"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Regional</w:t>
            </w: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0D720712" w14:textId="77777777" w:rsidR="00DD3BA9" w:rsidRPr="00A118F3" w:rsidRDefault="00DD3BA9" w:rsidP="0015325E">
            <w:pPr>
              <w:ind w:firstLine="0"/>
              <w:jc w:val="center"/>
              <w:rPr>
                <w:rFonts w:cs="Arial"/>
                <w:color w:val="000000"/>
                <w:sz w:val="16"/>
                <w:szCs w:val="16"/>
              </w:rPr>
            </w:pPr>
            <w:r w:rsidRPr="00A118F3">
              <w:rPr>
                <w:rFonts w:cs="Arial"/>
                <w:sz w:val="16"/>
                <w:szCs w:val="16"/>
              </w:rPr>
              <w:t>SVM</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6A85E7A6"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RAW</w:t>
            </w:r>
          </w:p>
          <w:p w14:paraId="2E14A84B" w14:textId="77777777" w:rsidR="00DD3BA9" w:rsidRPr="00A118F3" w:rsidRDefault="00DD3BA9" w:rsidP="0015325E">
            <w:pPr>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698908AE"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1259</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491EE75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19D85D7" w14:textId="77777777" w:rsidR="00DD3BA9" w:rsidRPr="00A118F3" w:rsidRDefault="00DD3BA9" w:rsidP="0015325E">
            <w:pPr>
              <w:jc w:val="center"/>
              <w:rPr>
                <w:rFonts w:cs="Arial"/>
                <w:color w:val="000000"/>
                <w:sz w:val="16"/>
                <w:szCs w:val="16"/>
              </w:rPr>
            </w:pPr>
            <w:r w:rsidRPr="00A118F3">
              <w:rPr>
                <w:rFonts w:cs="Arial"/>
                <w:color w:val="000000"/>
                <w:sz w:val="16"/>
                <w:szCs w:val="16"/>
              </w:rPr>
              <w:t>0</w:t>
            </w:r>
          </w:p>
          <w:p w14:paraId="53245A67" w14:textId="77777777" w:rsidR="00DD3BA9" w:rsidRPr="00A118F3" w:rsidRDefault="00DD3BA9" w:rsidP="0015325E">
            <w:pPr>
              <w:jc w:val="center"/>
              <w:rPr>
                <w:rFonts w:cs="Arial"/>
                <w:sz w:val="16"/>
                <w:szCs w:val="16"/>
              </w:rPr>
            </w:pPr>
            <w:r w:rsidRPr="00A118F3">
              <w:rPr>
                <w:rFonts w:cs="Arial"/>
                <w:sz w:val="16"/>
                <w:szCs w:val="16"/>
              </w:rPr>
              <w:t>00,86</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34ACFE54" w14:textId="77777777" w:rsidR="00DD3BA9" w:rsidRPr="00A118F3" w:rsidRDefault="00DD3BA9" w:rsidP="0015325E">
            <w:pPr>
              <w:ind w:firstLine="0"/>
              <w:jc w:val="center"/>
              <w:rPr>
                <w:rFonts w:cs="Arial"/>
                <w:color w:val="000000"/>
                <w:sz w:val="16"/>
                <w:szCs w:val="16"/>
                <w:vertAlign w:val="superscript"/>
              </w:rPr>
            </w:pPr>
            <w:r w:rsidRPr="00A118F3">
              <w:rPr>
                <w:rFonts w:cs="Arial"/>
                <w:color w:val="000000"/>
                <w:sz w:val="16"/>
                <w:szCs w:val="16"/>
              </w:rPr>
              <w:t>95,34 g kg</w:t>
            </w:r>
            <w:r w:rsidRPr="00A118F3">
              <w:rPr>
                <w:rFonts w:cs="Arial"/>
                <w:color w:val="000000"/>
                <w:sz w:val="16"/>
                <w:szCs w:val="16"/>
                <w:vertAlign w:val="superscript"/>
              </w:rPr>
              <w:t>-1</w:t>
            </w:r>
          </w:p>
        </w:tc>
      </w:tr>
      <w:tr w:rsidR="00DD3BA9" w:rsidRPr="004C387F" w14:paraId="649E9A01" w14:textId="77777777" w:rsidTr="0015325E">
        <w:trPr>
          <w:trHeight w:val="322"/>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50AA8336"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38788C5A"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3AD3B74"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27CE940E"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3B12986E"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536E8867"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273CC75" w14:textId="77777777" w:rsidR="00DD3BA9" w:rsidRPr="00A118F3" w:rsidRDefault="00DD3BA9" w:rsidP="0015325E">
            <w:pPr>
              <w:jc w:val="center"/>
              <w:rPr>
                <w:rFonts w:cs="Arial"/>
                <w:color w:val="000000"/>
                <w:sz w:val="16"/>
                <w:szCs w:val="16"/>
              </w:rPr>
            </w:pPr>
            <w:r w:rsidRPr="00A118F3">
              <w:rPr>
                <w:rFonts w:cs="Arial"/>
                <w:color w:val="000000"/>
                <w:sz w:val="16"/>
                <w:szCs w:val="16"/>
              </w:rPr>
              <w:t>00,88</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3F7773B4"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84,48 g kg</w:t>
            </w:r>
            <w:r w:rsidRPr="00A118F3">
              <w:rPr>
                <w:rFonts w:cs="Arial"/>
                <w:color w:val="000000"/>
                <w:sz w:val="16"/>
                <w:szCs w:val="16"/>
                <w:vertAlign w:val="superscript"/>
              </w:rPr>
              <w:t>-1</w:t>
            </w:r>
          </w:p>
        </w:tc>
      </w:tr>
    </w:tbl>
    <w:p w14:paraId="19740AFC" w14:textId="77777777" w:rsidR="00DD3BA9" w:rsidRDefault="00DD3BA9" w:rsidP="001A503A">
      <w:pPr>
        <w:pBdr>
          <w:top w:val="nil"/>
          <w:left w:val="nil"/>
          <w:bottom w:val="nil"/>
          <w:right w:val="nil"/>
          <w:between w:val="nil"/>
        </w:pBdr>
        <w:shd w:val="clear" w:color="auto" w:fill="FFFFFF"/>
        <w:ind w:firstLine="0"/>
        <w:rPr>
          <w:color w:val="000000"/>
        </w:rPr>
      </w:pPr>
    </w:p>
    <w:p w14:paraId="6D7C03EB" w14:textId="77777777" w:rsidR="006076C3" w:rsidRPr="006076C3" w:rsidRDefault="006076C3" w:rsidP="006076C3"/>
    <w:p w14:paraId="3BDEE26C" w14:textId="77777777" w:rsidR="00DD3BA9" w:rsidRDefault="00DD3BA9" w:rsidP="00DD3BA9">
      <w:pPr>
        <w:ind w:firstLine="0"/>
        <w:rPr>
          <w:color w:val="000000"/>
          <w:sz w:val="18"/>
          <w:szCs w:val="18"/>
          <w:vertAlign w:val="superscript"/>
          <w:lang w:val="en-US"/>
        </w:rPr>
      </w:pPr>
    </w:p>
    <w:p w14:paraId="1008C79F" w14:textId="082C9F54" w:rsidR="00DD3BA9" w:rsidRDefault="00DD3BA9" w:rsidP="00DD3BA9">
      <w:pPr>
        <w:ind w:firstLine="0"/>
        <w:rPr>
          <w:color w:val="000000"/>
          <w:sz w:val="18"/>
          <w:szCs w:val="18"/>
          <w:lang w:val="en-US"/>
        </w:rPr>
      </w:pPr>
      <w:proofErr w:type="spellStart"/>
      <w:proofErr w:type="gramStart"/>
      <w:r w:rsidRPr="001615AF">
        <w:rPr>
          <w:color w:val="000000"/>
          <w:sz w:val="18"/>
          <w:szCs w:val="18"/>
          <w:lang w:val="en-US"/>
        </w:rPr>
        <w:t>Abreviações</w:t>
      </w:r>
      <w:proofErr w:type="spellEnd"/>
      <w:r w:rsidRPr="001615AF">
        <w:rPr>
          <w:color w:val="000000"/>
          <w:sz w:val="18"/>
          <w:szCs w:val="18"/>
          <w:lang w:val="en-US"/>
        </w:rPr>
        <w:t xml:space="preserve">: PLRS = partial least-squares regression; SVM = Support vector machine; RF = random forest; ANN = Artificial neural network; GPR = Gaussian process regression; LRM = Linear regression model; MBL = Memory-based; CR = continuum removal; DET = </w:t>
      </w:r>
      <w:proofErr w:type="spellStart"/>
      <w:r w:rsidRPr="001615AF">
        <w:rPr>
          <w:color w:val="000000"/>
          <w:sz w:val="18"/>
          <w:szCs w:val="18"/>
          <w:lang w:val="en-US"/>
        </w:rPr>
        <w:t>Detrend</w:t>
      </w:r>
      <w:proofErr w:type="spellEnd"/>
      <w:r w:rsidRPr="001615AF">
        <w:rPr>
          <w:color w:val="000000"/>
          <w:sz w:val="18"/>
          <w:szCs w:val="18"/>
          <w:lang w:val="en-US"/>
        </w:rPr>
        <w:t xml:space="preserve">; BR = band ratio; SNV = standard normal variate transformation; </w:t>
      </w:r>
      <w:r w:rsidRPr="001615AF">
        <w:rPr>
          <w:color w:val="000000"/>
          <w:sz w:val="18"/>
          <w:szCs w:val="18"/>
          <w:lang w:val="en-US"/>
        </w:rPr>
        <w:lastRenderedPageBreak/>
        <w:t xml:space="preserve">ABS = Absorbance; SG-FD = </w:t>
      </w:r>
      <w:proofErr w:type="spellStart"/>
      <w:r w:rsidRPr="001615AF">
        <w:rPr>
          <w:color w:val="000000"/>
          <w:sz w:val="18"/>
          <w:szCs w:val="18"/>
          <w:lang w:val="en-US"/>
        </w:rPr>
        <w:t>Savitzky-Golay</w:t>
      </w:r>
      <w:proofErr w:type="spellEnd"/>
      <w:r w:rsidRPr="001615AF">
        <w:rPr>
          <w:color w:val="000000"/>
          <w:sz w:val="18"/>
          <w:szCs w:val="18"/>
          <w:lang w:val="en-US"/>
        </w:rPr>
        <w:t xml:space="preserve"> 1</w:t>
      </w:r>
      <w:r w:rsidRPr="001615AF">
        <w:rPr>
          <w:color w:val="000000"/>
          <w:sz w:val="18"/>
          <w:szCs w:val="18"/>
          <w:vertAlign w:val="superscript"/>
          <w:lang w:val="en-US"/>
        </w:rPr>
        <w:t>st</w:t>
      </w:r>
      <w:r w:rsidRPr="001615AF">
        <w:rPr>
          <w:color w:val="000000"/>
          <w:sz w:val="18"/>
          <w:szCs w:val="18"/>
          <w:lang w:val="en-US"/>
        </w:rPr>
        <w:t xml:space="preserve"> derivative; MSC = Multiplicative scatter correction; RAW = no preprocessing treatment; GLSW = Generalized least squares weighting; SMO = smoothing; VIS = Visible; NIR = Near-infrared; SWIR = Shortwave infrared, MIR = Mid-infrared;; R</w:t>
      </w:r>
      <w:r w:rsidRPr="001615AF">
        <w:rPr>
          <w:color w:val="000000"/>
          <w:sz w:val="18"/>
          <w:szCs w:val="18"/>
          <w:vertAlign w:val="superscript"/>
          <w:lang w:val="en-US"/>
        </w:rPr>
        <w:t>2</w:t>
      </w:r>
      <w:r w:rsidRPr="001615AF">
        <w:rPr>
          <w:color w:val="000000"/>
          <w:sz w:val="18"/>
          <w:szCs w:val="18"/>
          <w:vertAlign w:val="subscript"/>
          <w:lang w:val="en-US"/>
        </w:rPr>
        <w:t>val</w:t>
      </w:r>
      <w:r w:rsidRPr="001615AF">
        <w:rPr>
          <w:color w:val="000000"/>
          <w:sz w:val="18"/>
          <w:szCs w:val="18"/>
          <w:lang w:val="en-US"/>
        </w:rPr>
        <w:t xml:space="preserve"> = Coefficient of determination (validation)  </w:t>
      </w:r>
      <w:proofErr w:type="spellStart"/>
      <w:r w:rsidRPr="001615AF">
        <w:rPr>
          <w:color w:val="000000"/>
          <w:sz w:val="18"/>
          <w:szCs w:val="18"/>
          <w:lang w:val="en-US"/>
        </w:rPr>
        <w:t>RMSE</w:t>
      </w:r>
      <w:r w:rsidRPr="001615AF">
        <w:rPr>
          <w:color w:val="000000"/>
          <w:sz w:val="18"/>
          <w:szCs w:val="18"/>
          <w:vertAlign w:val="subscript"/>
          <w:lang w:val="en-US"/>
        </w:rPr>
        <w:t>val</w:t>
      </w:r>
      <w:proofErr w:type="spellEnd"/>
      <w:r w:rsidRPr="001615AF">
        <w:rPr>
          <w:color w:val="000000"/>
          <w:sz w:val="18"/>
          <w:szCs w:val="18"/>
          <w:lang w:val="en-US"/>
        </w:rPr>
        <w:t xml:space="preserve"> = Root mean square error (validation)</w:t>
      </w:r>
      <w:proofErr w:type="gramEnd"/>
    </w:p>
    <w:p w14:paraId="2C9F6FD4" w14:textId="77777777" w:rsidR="00DD3BA9" w:rsidRDefault="00DD3BA9" w:rsidP="00DD3BA9">
      <w:pPr>
        <w:ind w:firstLine="0"/>
        <w:rPr>
          <w:color w:val="000000"/>
          <w:sz w:val="18"/>
          <w:szCs w:val="18"/>
          <w:lang w:val="en-US"/>
        </w:rPr>
      </w:pPr>
    </w:p>
    <w:p w14:paraId="4C31C6AB" w14:textId="18C57FF8" w:rsidR="00DD3BA9" w:rsidRDefault="00DD3BA9">
      <w:pPr>
        <w:ind w:firstLine="0"/>
        <w:jc w:val="left"/>
        <w:rPr>
          <w:color w:val="000000"/>
        </w:rPr>
        <w:pPrChange w:id="78" w:author="Liliane" w:date="2021-04-18T23:14:00Z">
          <w:pPr>
            <w:jc w:val="left"/>
          </w:pPr>
        </w:pPrChange>
      </w:pPr>
      <w:r>
        <w:rPr>
          <w:color w:val="000000"/>
        </w:rPr>
        <w:t>Tabela 2 -</w:t>
      </w:r>
      <w:r w:rsidRPr="006D3849">
        <w:rPr>
          <w:color w:val="000000"/>
        </w:rPr>
        <w:t xml:space="preserve"> </w:t>
      </w:r>
      <w:r>
        <w:rPr>
          <w:color w:val="000000"/>
        </w:rPr>
        <w:t>Compilação de trabalhos de predição de COS com diferentes métodos multivariados, técnicas de pré-processamento, escalas de bibliotecas espectrais e regiões espectrais</w:t>
      </w:r>
    </w:p>
    <w:tbl>
      <w:tblPr>
        <w:tblStyle w:val="PlainTable21"/>
        <w:tblW w:w="9214" w:type="dxa"/>
        <w:tblInd w:w="-15" w:type="dxa"/>
        <w:tblLayout w:type="fixed"/>
        <w:tblLook w:val="0000" w:firstRow="0" w:lastRow="0" w:firstColumn="0" w:lastColumn="0" w:noHBand="0" w:noVBand="0"/>
      </w:tblPr>
      <w:tblGrid>
        <w:gridCol w:w="1418"/>
        <w:gridCol w:w="850"/>
        <w:gridCol w:w="1418"/>
        <w:gridCol w:w="1559"/>
        <w:gridCol w:w="992"/>
        <w:gridCol w:w="1134"/>
        <w:gridCol w:w="708"/>
        <w:gridCol w:w="1135"/>
        <w:tblGridChange w:id="79">
          <w:tblGrid>
            <w:gridCol w:w="25"/>
            <w:gridCol w:w="1393"/>
            <w:gridCol w:w="25"/>
            <w:gridCol w:w="825"/>
            <w:gridCol w:w="25"/>
            <w:gridCol w:w="1393"/>
            <w:gridCol w:w="25"/>
            <w:gridCol w:w="1534"/>
            <w:gridCol w:w="25"/>
            <w:gridCol w:w="967"/>
            <w:gridCol w:w="25"/>
            <w:gridCol w:w="1109"/>
            <w:gridCol w:w="25"/>
            <w:gridCol w:w="683"/>
            <w:gridCol w:w="25"/>
            <w:gridCol w:w="1110"/>
            <w:gridCol w:w="25"/>
          </w:tblGrid>
        </w:tblGridChange>
      </w:tblGrid>
      <w:tr w:rsidR="00DD3BA9" w:rsidRPr="004C387F" w14:paraId="66235159" w14:textId="77777777" w:rsidTr="0015325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7C1FCFCC"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Fonte</w:t>
            </w:r>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6B73B580"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Escala</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5106DB05"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Método</w:t>
            </w:r>
          </w:p>
          <w:p w14:paraId="0F0D41D6" w14:textId="2DCFC351" w:rsidR="00DD3BA9" w:rsidRPr="00A118F3" w:rsidRDefault="00DD3BA9" w:rsidP="0015325E">
            <w:pPr>
              <w:ind w:firstLine="0"/>
              <w:jc w:val="center"/>
              <w:rPr>
                <w:rFonts w:cs="Arial"/>
                <w:b/>
                <w:color w:val="000000"/>
                <w:sz w:val="16"/>
                <w:szCs w:val="16"/>
              </w:rPr>
            </w:pPr>
            <w:proofErr w:type="gramStart"/>
            <w:r w:rsidRPr="00A118F3">
              <w:rPr>
                <w:rFonts w:cs="Arial"/>
                <w:b/>
                <w:color w:val="000000"/>
                <w:sz w:val="16"/>
                <w:szCs w:val="16"/>
              </w:rPr>
              <w:t>multivariado</w:t>
            </w:r>
            <w:proofErr w:type="gramEnd"/>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0AA35B41"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Processamento</w:t>
            </w:r>
          </w:p>
          <w:p w14:paraId="37F07C0B" w14:textId="1DE67314" w:rsidR="00DD3BA9" w:rsidRPr="00A118F3" w:rsidRDefault="00DD3BA9" w:rsidP="0015325E">
            <w:pPr>
              <w:ind w:firstLine="0"/>
              <w:jc w:val="center"/>
              <w:rPr>
                <w:rFonts w:cs="Arial"/>
                <w:b/>
                <w:color w:val="000000"/>
                <w:sz w:val="16"/>
                <w:szCs w:val="16"/>
              </w:rPr>
            </w:pPr>
            <w:proofErr w:type="gramStart"/>
            <w:r w:rsidRPr="00A118F3">
              <w:rPr>
                <w:rFonts w:cs="Arial"/>
                <w:b/>
                <w:color w:val="000000"/>
                <w:sz w:val="16"/>
                <w:szCs w:val="16"/>
              </w:rPr>
              <w:t>espectral</w:t>
            </w:r>
            <w:proofErr w:type="gramEnd"/>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1FD38B03"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Amostras</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188C3D7" w14:textId="77777777" w:rsidR="00DD3BA9" w:rsidRPr="00A118F3" w:rsidRDefault="00DD3BA9" w:rsidP="0015325E">
            <w:pPr>
              <w:ind w:firstLine="0"/>
              <w:jc w:val="center"/>
              <w:rPr>
                <w:rFonts w:cs="Arial"/>
                <w:b/>
                <w:color w:val="000000"/>
                <w:sz w:val="16"/>
                <w:szCs w:val="16"/>
              </w:rPr>
            </w:pPr>
            <w:r w:rsidRPr="00A118F3">
              <w:rPr>
                <w:rFonts w:cs="Arial"/>
                <w:b/>
                <w:color w:val="000000"/>
                <w:sz w:val="16"/>
                <w:szCs w:val="16"/>
              </w:rPr>
              <w:t>Região Espectral</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6CDC91A" w14:textId="77777777" w:rsidR="00DD3BA9" w:rsidRPr="00A118F3" w:rsidRDefault="00DD3BA9" w:rsidP="0015325E">
            <w:pPr>
              <w:ind w:firstLine="0"/>
              <w:jc w:val="center"/>
              <w:rPr>
                <w:rFonts w:cs="Arial"/>
                <w:b/>
                <w:color w:val="000000"/>
                <w:sz w:val="16"/>
                <w:szCs w:val="16"/>
              </w:rPr>
            </w:pPr>
            <w:r w:rsidRPr="00A118F3">
              <w:rPr>
                <w:rFonts w:cs="Arial"/>
                <w:b/>
                <w:sz w:val="16"/>
                <w:szCs w:val="16"/>
              </w:rPr>
              <w:t>R</w:t>
            </w:r>
            <w:r w:rsidRPr="00A118F3">
              <w:rPr>
                <w:rFonts w:cs="Arial"/>
                <w:b/>
                <w:sz w:val="16"/>
                <w:szCs w:val="16"/>
                <w:vertAlign w:val="superscript"/>
              </w:rPr>
              <w:t>2</w:t>
            </w:r>
            <w:r w:rsidRPr="00A118F3">
              <w:rPr>
                <w:rFonts w:cs="Arial"/>
                <w:b/>
                <w:sz w:val="16"/>
                <w:szCs w:val="16"/>
                <w:vertAlign w:val="subscript"/>
              </w:rPr>
              <w:t>val</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5FA8B48C" w14:textId="6B04967B" w:rsidR="00DD3BA9" w:rsidRPr="00A118F3" w:rsidRDefault="00DD3BA9" w:rsidP="0015325E">
            <w:pPr>
              <w:ind w:firstLine="0"/>
              <w:jc w:val="center"/>
              <w:rPr>
                <w:rFonts w:cs="Arial"/>
                <w:b/>
                <w:color w:val="000000"/>
                <w:sz w:val="16"/>
                <w:szCs w:val="16"/>
              </w:rPr>
            </w:pPr>
            <w:proofErr w:type="spellStart"/>
            <w:r w:rsidRPr="00A118F3">
              <w:rPr>
                <w:rFonts w:cs="Arial"/>
                <w:b/>
                <w:color w:val="000000"/>
                <w:sz w:val="16"/>
                <w:szCs w:val="16"/>
              </w:rPr>
              <w:t>RMSE</w:t>
            </w:r>
            <w:r w:rsidRPr="00A118F3">
              <w:rPr>
                <w:rFonts w:cs="Arial"/>
                <w:b/>
                <w:color w:val="000000"/>
                <w:sz w:val="16"/>
                <w:szCs w:val="16"/>
                <w:vertAlign w:val="subscript"/>
              </w:rPr>
              <w:t>val</w:t>
            </w:r>
            <w:proofErr w:type="spellEnd"/>
          </w:p>
        </w:tc>
      </w:tr>
      <w:tr w:rsidR="00DD3BA9" w:rsidRPr="004C387F" w14:paraId="56DBE500" w14:textId="77777777" w:rsidTr="0015325E">
        <w:trPr>
          <w:trHeight w:val="141"/>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73F4B226" w14:textId="77777777" w:rsidR="00DD3BA9" w:rsidRPr="005F51B0" w:rsidRDefault="00DD3BA9" w:rsidP="0015325E">
            <w:pPr>
              <w:ind w:firstLine="0"/>
              <w:jc w:val="center"/>
              <w:rPr>
                <w:rFonts w:cs="Arial"/>
                <w:color w:val="000000"/>
                <w:sz w:val="16"/>
                <w:szCs w:val="16"/>
              </w:rPr>
            </w:pPr>
            <w:proofErr w:type="spellStart"/>
            <w:r w:rsidRPr="005F51B0">
              <w:rPr>
                <w:rFonts w:cs="Arial"/>
                <w:color w:val="000000"/>
                <w:sz w:val="16"/>
                <w:szCs w:val="16"/>
              </w:rPr>
              <w:t>Reda</w:t>
            </w:r>
            <w:proofErr w:type="spellEnd"/>
            <w:r w:rsidRPr="005F51B0">
              <w:rPr>
                <w:rFonts w:cs="Arial"/>
                <w:color w:val="000000"/>
                <w:sz w:val="16"/>
                <w:szCs w:val="16"/>
              </w:rPr>
              <w:t xml:space="preserve"> et al., 2021</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0D634E73"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35C541F5"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6B8025F9" w14:textId="77777777" w:rsidR="00DD3BA9" w:rsidRPr="005F51B0" w:rsidRDefault="00DD3BA9" w:rsidP="0015325E">
            <w:pPr>
              <w:ind w:firstLine="0"/>
              <w:jc w:val="center"/>
              <w:rPr>
                <w:rFonts w:cs="Arial"/>
                <w:color w:val="000000"/>
                <w:sz w:val="16"/>
                <w:szCs w:val="16"/>
              </w:rPr>
            </w:pPr>
            <w:r>
              <w:rPr>
                <w:rFonts w:cs="Arial"/>
                <w:color w:val="000000"/>
                <w:sz w:val="16"/>
                <w:szCs w:val="16"/>
              </w:rPr>
              <w:t>ABS + SG-FD</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2E3DB6B9"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650</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10979507"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23CDB67" w14:textId="77777777" w:rsidR="00DD3BA9" w:rsidRPr="005F51B0" w:rsidRDefault="00DD3BA9" w:rsidP="0015325E">
            <w:pPr>
              <w:ind w:firstLine="0"/>
              <w:jc w:val="center"/>
              <w:rPr>
                <w:rFonts w:cs="Arial"/>
                <w:sz w:val="16"/>
                <w:szCs w:val="16"/>
              </w:rPr>
            </w:pPr>
            <w:r w:rsidRPr="005F51B0">
              <w:rPr>
                <w:rFonts w:cs="Arial"/>
                <w:sz w:val="16"/>
                <w:szCs w:val="16"/>
              </w:rPr>
              <w:t>0,90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13B9B831"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0,38</w:t>
            </w:r>
          </w:p>
        </w:tc>
      </w:tr>
      <w:tr w:rsidR="00DD3BA9" w:rsidRPr="004C387F" w14:paraId="677AD547" w14:textId="77777777" w:rsidTr="0015325E">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4CED097D"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3C91EE1B"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456858A7"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MBL</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4F1DC626"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44478495"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06B62DBC"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6054477" w14:textId="77777777" w:rsidR="00DD3BA9" w:rsidRPr="005F51B0" w:rsidRDefault="00DD3BA9" w:rsidP="0015325E">
            <w:pPr>
              <w:ind w:firstLine="0"/>
              <w:jc w:val="center"/>
              <w:rPr>
                <w:rFonts w:cs="Arial"/>
                <w:sz w:val="16"/>
                <w:szCs w:val="16"/>
              </w:rPr>
            </w:pPr>
            <w:r w:rsidRPr="005F51B0">
              <w:rPr>
                <w:rFonts w:cs="Arial"/>
                <w:sz w:val="16"/>
                <w:szCs w:val="16"/>
              </w:rPr>
              <w:t>0,88</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320416D"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0,41</w:t>
            </w:r>
          </w:p>
        </w:tc>
      </w:tr>
      <w:tr w:rsidR="00DD3BA9" w:rsidRPr="004C387F" w14:paraId="2DABA79E" w14:textId="77777777" w:rsidTr="0015325E">
        <w:trPr>
          <w:trHeight w:val="13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E54E719"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4A328FE9"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0C7B1CB"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BPNN</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57FC6B8C"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09B6B98C"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41F8E19D"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3F40EE4" w14:textId="77777777" w:rsidR="00DD3BA9" w:rsidRPr="005F51B0" w:rsidRDefault="00DD3BA9" w:rsidP="0015325E">
            <w:pPr>
              <w:ind w:firstLine="0"/>
              <w:jc w:val="center"/>
              <w:rPr>
                <w:rFonts w:cs="Arial"/>
                <w:sz w:val="16"/>
                <w:szCs w:val="16"/>
              </w:rPr>
            </w:pPr>
            <w:r w:rsidRPr="005F51B0">
              <w:rPr>
                <w:rFonts w:cs="Arial"/>
                <w:sz w:val="16"/>
                <w:szCs w:val="16"/>
              </w:rPr>
              <w:t>0,90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4EC05E9"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0,43</w:t>
            </w:r>
          </w:p>
        </w:tc>
      </w:tr>
      <w:tr w:rsidR="00DD3BA9" w:rsidRPr="004C387F" w14:paraId="66C33D45" w14:textId="77777777" w:rsidTr="0015325E">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2D4A286C"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10FD90C7"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AA7D817" w14:textId="77777777" w:rsidR="00DD3BA9" w:rsidRPr="005F51B0" w:rsidRDefault="00DD3BA9" w:rsidP="0015325E">
            <w:pPr>
              <w:ind w:firstLine="0"/>
              <w:jc w:val="center"/>
              <w:rPr>
                <w:rFonts w:cs="Arial"/>
                <w:color w:val="000000"/>
                <w:sz w:val="16"/>
                <w:szCs w:val="16"/>
              </w:rPr>
            </w:pPr>
            <w:proofErr w:type="spellStart"/>
            <w:r w:rsidRPr="005F51B0">
              <w:rPr>
                <w:rFonts w:cs="Arial"/>
                <w:color w:val="000000"/>
                <w:sz w:val="16"/>
                <w:szCs w:val="16"/>
              </w:rPr>
              <w:t>Calreg</w:t>
            </w:r>
            <w:proofErr w:type="spellEnd"/>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4419D43B"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2DEFA829" w14:textId="77777777" w:rsidR="00DD3BA9" w:rsidRPr="005F51B0"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5E1306BB" w14:textId="77777777" w:rsidR="00DD3BA9" w:rsidRPr="005F51B0"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AF62BF9" w14:textId="77777777" w:rsidR="00DD3BA9" w:rsidRPr="005F51B0" w:rsidRDefault="00DD3BA9" w:rsidP="0015325E">
            <w:pPr>
              <w:ind w:firstLine="0"/>
              <w:jc w:val="center"/>
              <w:rPr>
                <w:rFonts w:cs="Arial"/>
                <w:sz w:val="16"/>
                <w:szCs w:val="16"/>
              </w:rPr>
            </w:pPr>
            <w:r w:rsidRPr="005F51B0">
              <w:rPr>
                <w:rFonts w:cs="Arial"/>
                <w:sz w:val="16"/>
                <w:szCs w:val="16"/>
              </w:rPr>
              <w:t>0,92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101A27B" w14:textId="77777777" w:rsidR="00DD3BA9" w:rsidRPr="005F51B0" w:rsidRDefault="00DD3BA9" w:rsidP="0015325E">
            <w:pPr>
              <w:ind w:firstLine="0"/>
              <w:jc w:val="center"/>
              <w:rPr>
                <w:rFonts w:cs="Arial"/>
                <w:color w:val="000000"/>
                <w:sz w:val="16"/>
                <w:szCs w:val="16"/>
              </w:rPr>
            </w:pPr>
            <w:r w:rsidRPr="005F51B0">
              <w:rPr>
                <w:rFonts w:cs="Arial"/>
                <w:color w:val="000000"/>
                <w:sz w:val="16"/>
                <w:szCs w:val="16"/>
              </w:rPr>
              <w:t>0,29</w:t>
            </w:r>
          </w:p>
        </w:tc>
      </w:tr>
      <w:tr w:rsidR="00DD3BA9" w:rsidRPr="00554613" w14:paraId="1687883C" w14:textId="77777777" w:rsidTr="0015325E">
        <w:trPr>
          <w:trHeight w:val="275"/>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6B12722E" w14:textId="77777777" w:rsidR="00DD3BA9" w:rsidRPr="00A118F3" w:rsidRDefault="00DD3BA9" w:rsidP="0015325E">
            <w:pPr>
              <w:ind w:firstLine="0"/>
              <w:jc w:val="center"/>
              <w:rPr>
                <w:rFonts w:cs="Arial"/>
                <w:color w:val="000000"/>
                <w:sz w:val="16"/>
                <w:szCs w:val="16"/>
              </w:rPr>
            </w:pPr>
            <w:proofErr w:type="spellStart"/>
            <w:r>
              <w:rPr>
                <w:rFonts w:cs="Arial"/>
                <w:color w:val="000000"/>
                <w:sz w:val="16"/>
                <w:szCs w:val="16"/>
              </w:rPr>
              <w:t>Rosin</w:t>
            </w:r>
            <w:proofErr w:type="spellEnd"/>
            <w:r w:rsidRPr="00A118F3">
              <w:rPr>
                <w:rFonts w:cs="Arial"/>
                <w:color w:val="000000"/>
                <w:sz w:val="16"/>
                <w:szCs w:val="16"/>
              </w:rPr>
              <w:t xml:space="preserve"> et al., 2021</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3DB3410D" w14:textId="77777777" w:rsidR="00DD3BA9" w:rsidRPr="00A118F3" w:rsidRDefault="00DD3BA9" w:rsidP="0015325E">
            <w:pPr>
              <w:ind w:firstLine="0"/>
              <w:jc w:val="center"/>
              <w:rPr>
                <w:rFonts w:cs="Arial"/>
                <w:color w:val="000000"/>
                <w:sz w:val="16"/>
                <w:szCs w:val="16"/>
              </w:rPr>
            </w:pPr>
            <w:r>
              <w:rPr>
                <w:rFonts w:cs="Arial"/>
                <w:color w:val="000000"/>
                <w:sz w:val="16"/>
                <w:szCs w:val="16"/>
              </w:rPr>
              <w:t>Regional</w:t>
            </w: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20D370C2"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6A997E91" w14:textId="77777777" w:rsidR="00DD3BA9" w:rsidRDefault="00DD3BA9" w:rsidP="0015325E">
            <w:pPr>
              <w:ind w:firstLine="0"/>
              <w:jc w:val="center"/>
              <w:rPr>
                <w:rFonts w:cs="Arial"/>
                <w:color w:val="000000"/>
                <w:sz w:val="16"/>
                <w:szCs w:val="16"/>
              </w:rPr>
            </w:pPr>
            <w:r>
              <w:rPr>
                <w:rFonts w:cs="Arial"/>
                <w:color w:val="000000"/>
                <w:sz w:val="16"/>
                <w:szCs w:val="16"/>
              </w:rPr>
              <w:t>SMO</w:t>
            </w:r>
          </w:p>
          <w:p w14:paraId="1D997471" w14:textId="77777777" w:rsidR="00DD3BA9" w:rsidRDefault="00DD3BA9" w:rsidP="0015325E">
            <w:pPr>
              <w:ind w:firstLine="0"/>
              <w:jc w:val="center"/>
              <w:rPr>
                <w:rFonts w:cs="Arial"/>
                <w:color w:val="000000"/>
                <w:sz w:val="16"/>
                <w:szCs w:val="16"/>
              </w:rPr>
            </w:pPr>
            <w:r>
              <w:rPr>
                <w:rFonts w:cs="Arial"/>
                <w:color w:val="000000"/>
                <w:sz w:val="16"/>
                <w:szCs w:val="16"/>
              </w:rPr>
              <w:t>SNV</w:t>
            </w:r>
          </w:p>
          <w:p w14:paraId="2314DEE1" w14:textId="77777777" w:rsidR="00DD3BA9" w:rsidRPr="00A118F3" w:rsidRDefault="00DD3BA9" w:rsidP="0015325E">
            <w:pPr>
              <w:ind w:firstLine="0"/>
              <w:jc w:val="center"/>
              <w:rPr>
                <w:rFonts w:cs="Arial"/>
                <w:color w:val="000000"/>
                <w:sz w:val="16"/>
                <w:szCs w:val="16"/>
              </w:rPr>
            </w:pPr>
            <w:r>
              <w:rPr>
                <w:rFonts w:cs="Arial"/>
                <w:color w:val="000000"/>
                <w:sz w:val="16"/>
                <w:szCs w:val="16"/>
              </w:rPr>
              <w:t>SG-FD</w:t>
            </w: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72B730AE" w14:textId="77777777" w:rsidR="00DD3BA9" w:rsidRPr="00A118F3" w:rsidRDefault="00DD3BA9" w:rsidP="0015325E">
            <w:pPr>
              <w:ind w:firstLine="0"/>
              <w:jc w:val="center"/>
              <w:rPr>
                <w:rFonts w:cs="Arial"/>
                <w:color w:val="000000"/>
                <w:sz w:val="16"/>
                <w:szCs w:val="16"/>
              </w:rPr>
            </w:pPr>
            <w:r>
              <w:rPr>
                <w:rFonts w:cs="Arial"/>
                <w:color w:val="000000"/>
                <w:sz w:val="16"/>
                <w:szCs w:val="16"/>
              </w:rPr>
              <w:t>2471</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78D3865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5D56649" w14:textId="77777777" w:rsidR="00DD3BA9" w:rsidRPr="00A118F3" w:rsidRDefault="00DD3BA9" w:rsidP="0015325E">
            <w:pPr>
              <w:ind w:firstLine="0"/>
              <w:rPr>
                <w:rFonts w:cs="Arial"/>
                <w:color w:val="000000"/>
                <w:sz w:val="16"/>
                <w:szCs w:val="16"/>
              </w:rPr>
            </w:pPr>
            <w:r>
              <w:rPr>
                <w:rFonts w:cs="Arial"/>
                <w:color w:val="000000"/>
                <w:sz w:val="16"/>
                <w:szCs w:val="16"/>
              </w:rPr>
              <w:t>0,14 -0,24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6C1DEA7" w14:textId="77777777" w:rsidR="00DD3BA9" w:rsidRPr="00A118F3" w:rsidRDefault="00DD3BA9" w:rsidP="0015325E">
            <w:pPr>
              <w:ind w:firstLine="0"/>
              <w:jc w:val="center"/>
              <w:rPr>
                <w:rFonts w:cs="Arial"/>
                <w:color w:val="000000"/>
                <w:sz w:val="16"/>
                <w:szCs w:val="16"/>
              </w:rPr>
            </w:pPr>
            <w:r>
              <w:rPr>
                <w:rFonts w:cs="Arial"/>
                <w:color w:val="000000"/>
                <w:sz w:val="16"/>
                <w:szCs w:val="16"/>
              </w:rPr>
              <w:t>0,77 – 0,90  %</w:t>
            </w:r>
          </w:p>
        </w:tc>
      </w:tr>
      <w:tr w:rsidR="00DD3BA9" w:rsidRPr="00554613" w14:paraId="79FD9115" w14:textId="77777777" w:rsidTr="0015325E">
        <w:trPr>
          <w:cnfStyle w:val="000000100000" w:firstRow="0" w:lastRow="0" w:firstColumn="0" w:lastColumn="0" w:oddVBand="0" w:evenVBand="0" w:oddHBand="1" w:evenHBand="0" w:firstRowFirstColumn="0" w:firstRowLastColumn="0" w:lastRowFirstColumn="0" w:lastRowLastColumn="0"/>
          <w:trHeight w:val="691"/>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88217EC"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61DCA66D"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8E9A0CD"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5CAC651"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2F26F635" w14:textId="77777777" w:rsidR="00DD3BA9" w:rsidRPr="00A118F3" w:rsidRDefault="00DD3BA9" w:rsidP="0015325E">
            <w:pPr>
              <w:ind w:firstLine="0"/>
              <w:jc w:val="center"/>
              <w:rPr>
                <w:rFonts w:cs="Arial"/>
                <w:color w:val="000000"/>
                <w:sz w:val="16"/>
                <w:szCs w:val="16"/>
              </w:rPr>
            </w:pPr>
            <w:r>
              <w:rPr>
                <w:rFonts w:cs="Arial"/>
                <w:color w:val="000000"/>
                <w:sz w:val="16"/>
                <w:szCs w:val="16"/>
              </w:rPr>
              <w:t>1887</w:t>
            </w: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04C00E7F"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6F8DD4D" w14:textId="77777777" w:rsidR="00DD3BA9" w:rsidRPr="00A118F3" w:rsidRDefault="00DD3BA9" w:rsidP="0015325E">
            <w:pPr>
              <w:ind w:firstLine="0"/>
              <w:rPr>
                <w:rFonts w:cs="Arial"/>
                <w:color w:val="000000"/>
                <w:sz w:val="16"/>
                <w:szCs w:val="16"/>
              </w:rPr>
            </w:pPr>
            <w:r>
              <w:rPr>
                <w:rFonts w:cs="Arial"/>
                <w:color w:val="000000"/>
                <w:sz w:val="16"/>
                <w:szCs w:val="16"/>
              </w:rPr>
              <w:t>0,41 – 0,62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244EB189" w14:textId="77777777" w:rsidR="00DD3BA9" w:rsidRPr="00A118F3" w:rsidRDefault="00DD3BA9" w:rsidP="0015325E">
            <w:pPr>
              <w:ind w:firstLine="0"/>
              <w:jc w:val="center"/>
              <w:rPr>
                <w:rFonts w:cs="Arial"/>
                <w:color w:val="000000"/>
                <w:sz w:val="16"/>
                <w:szCs w:val="16"/>
              </w:rPr>
            </w:pPr>
            <w:r>
              <w:rPr>
                <w:rFonts w:cs="Arial"/>
                <w:color w:val="000000"/>
                <w:sz w:val="16"/>
                <w:szCs w:val="16"/>
              </w:rPr>
              <w:t>0,50 – 0,89 %</w:t>
            </w:r>
          </w:p>
        </w:tc>
      </w:tr>
      <w:tr w:rsidR="00DD3BA9" w:rsidRPr="00554613" w14:paraId="6741DD15" w14:textId="77777777" w:rsidTr="0015325E">
        <w:trPr>
          <w:trHeight w:val="701"/>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FB3DB4D"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01F0D871"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FAC14C3"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57A528AD"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7616494A" w14:textId="77777777" w:rsidR="00DD3BA9" w:rsidRPr="00A118F3" w:rsidRDefault="00DD3BA9" w:rsidP="0015325E">
            <w:pPr>
              <w:ind w:firstLine="0"/>
              <w:jc w:val="center"/>
              <w:rPr>
                <w:rFonts w:cs="Arial"/>
                <w:color w:val="000000"/>
                <w:sz w:val="16"/>
                <w:szCs w:val="16"/>
              </w:rPr>
            </w:pPr>
            <w:r>
              <w:rPr>
                <w:rFonts w:cs="Arial"/>
                <w:color w:val="000000"/>
                <w:sz w:val="16"/>
                <w:szCs w:val="16"/>
              </w:rPr>
              <w:t>1025</w:t>
            </w: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500690EC"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6F27D16" w14:textId="77777777" w:rsidR="00DD3BA9" w:rsidRPr="00A118F3" w:rsidRDefault="00DD3BA9" w:rsidP="0015325E">
            <w:pPr>
              <w:ind w:firstLine="0"/>
              <w:rPr>
                <w:rFonts w:cs="Arial"/>
                <w:color w:val="000000"/>
                <w:sz w:val="16"/>
                <w:szCs w:val="16"/>
              </w:rPr>
            </w:pPr>
            <w:r>
              <w:rPr>
                <w:rFonts w:cs="Arial"/>
                <w:color w:val="000000"/>
                <w:sz w:val="16"/>
                <w:szCs w:val="16"/>
              </w:rPr>
              <w:t>0,65 – 0,78</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3FB5762E" w14:textId="77777777" w:rsidR="00DD3BA9" w:rsidRDefault="00DD3BA9" w:rsidP="0015325E">
            <w:pPr>
              <w:ind w:firstLine="0"/>
              <w:jc w:val="center"/>
              <w:rPr>
                <w:rFonts w:cs="Arial"/>
                <w:color w:val="000000"/>
                <w:sz w:val="16"/>
                <w:szCs w:val="16"/>
              </w:rPr>
            </w:pPr>
            <w:r>
              <w:rPr>
                <w:rFonts w:cs="Arial"/>
                <w:color w:val="000000"/>
                <w:sz w:val="16"/>
                <w:szCs w:val="16"/>
              </w:rPr>
              <w:t>0,38 – 0, 39</w:t>
            </w:r>
          </w:p>
          <w:p w14:paraId="2F839D9A" w14:textId="77777777" w:rsidR="00DD3BA9" w:rsidRPr="00A118F3" w:rsidRDefault="00DD3BA9" w:rsidP="0015325E">
            <w:pPr>
              <w:ind w:firstLine="0"/>
              <w:jc w:val="center"/>
              <w:rPr>
                <w:rFonts w:cs="Arial"/>
                <w:color w:val="000000"/>
                <w:sz w:val="16"/>
                <w:szCs w:val="16"/>
              </w:rPr>
            </w:pPr>
            <w:r>
              <w:rPr>
                <w:rFonts w:cs="Arial"/>
                <w:color w:val="000000"/>
                <w:sz w:val="16"/>
                <w:szCs w:val="16"/>
              </w:rPr>
              <w:t>%</w:t>
            </w:r>
          </w:p>
        </w:tc>
      </w:tr>
      <w:tr w:rsidR="00DD3BA9" w:rsidRPr="004C387F" w14:paraId="72CC2593" w14:textId="77777777" w:rsidTr="0015325E">
        <w:trPr>
          <w:cnfStyle w:val="000000100000" w:firstRow="0" w:lastRow="0" w:firstColumn="0" w:lastColumn="0" w:oddVBand="0" w:evenVBand="0" w:oddHBand="1" w:evenHBand="0" w:firstRowFirstColumn="0" w:firstRowLastColumn="0" w:lastRowFirstColumn="0" w:lastRowLastColumn="0"/>
          <w:trHeight w:val="435"/>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64CB5B0C" w14:textId="77777777" w:rsidR="00DD3BA9" w:rsidRPr="00A118F3" w:rsidRDefault="00DD3BA9" w:rsidP="0015325E">
            <w:pPr>
              <w:ind w:firstLine="0"/>
              <w:jc w:val="center"/>
              <w:rPr>
                <w:rFonts w:cs="Arial"/>
                <w:color w:val="000000"/>
                <w:sz w:val="16"/>
                <w:szCs w:val="16"/>
              </w:rPr>
            </w:pPr>
            <w:proofErr w:type="spellStart"/>
            <w:r>
              <w:rPr>
                <w:rFonts w:cs="Arial"/>
                <w:color w:val="000000"/>
                <w:sz w:val="16"/>
                <w:szCs w:val="16"/>
              </w:rPr>
              <w:t>Allo</w:t>
            </w:r>
            <w:proofErr w:type="spellEnd"/>
            <w:r>
              <w:rPr>
                <w:rFonts w:cs="Arial"/>
                <w:color w:val="000000"/>
                <w:sz w:val="16"/>
                <w:szCs w:val="16"/>
              </w:rPr>
              <w:t xml:space="preserve"> et al.</w:t>
            </w:r>
            <w:proofErr w:type="gramStart"/>
            <w:r>
              <w:rPr>
                <w:rFonts w:cs="Arial"/>
                <w:color w:val="000000"/>
                <w:sz w:val="16"/>
                <w:szCs w:val="16"/>
              </w:rPr>
              <w:t xml:space="preserve">, </w:t>
            </w:r>
            <w:r w:rsidRPr="00A118F3">
              <w:rPr>
                <w:rFonts w:cs="Arial"/>
                <w:color w:val="000000"/>
                <w:sz w:val="16"/>
                <w:szCs w:val="16"/>
              </w:rPr>
              <w:t xml:space="preserve"> 2020</w:t>
            </w:r>
            <w:proofErr w:type="gramEnd"/>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6870D531" w14:textId="77777777" w:rsidR="00DD3BA9" w:rsidRPr="00A118F3" w:rsidRDefault="00DD3BA9" w:rsidP="0015325E">
            <w:pPr>
              <w:ind w:firstLine="0"/>
              <w:jc w:val="center"/>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4BAF9FFA"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2B99183B" w14:textId="77777777" w:rsidR="00DD3BA9" w:rsidRDefault="00DD3BA9" w:rsidP="0015325E">
            <w:pPr>
              <w:ind w:firstLine="0"/>
              <w:jc w:val="center"/>
              <w:rPr>
                <w:rFonts w:cs="Arial"/>
                <w:color w:val="000000"/>
                <w:sz w:val="16"/>
                <w:szCs w:val="16"/>
              </w:rPr>
            </w:pPr>
            <w:r>
              <w:rPr>
                <w:rFonts w:cs="Arial"/>
                <w:color w:val="000000"/>
                <w:sz w:val="16"/>
                <w:szCs w:val="16"/>
              </w:rPr>
              <w:t>RAW</w:t>
            </w:r>
          </w:p>
          <w:p w14:paraId="2B43642E" w14:textId="77777777" w:rsidR="00DD3BA9" w:rsidRDefault="00DD3BA9" w:rsidP="0015325E">
            <w:pPr>
              <w:ind w:firstLine="0"/>
              <w:jc w:val="center"/>
              <w:rPr>
                <w:rFonts w:cs="Arial"/>
                <w:color w:val="000000"/>
                <w:sz w:val="16"/>
                <w:szCs w:val="16"/>
              </w:rPr>
            </w:pPr>
            <w:r>
              <w:rPr>
                <w:rFonts w:cs="Arial"/>
                <w:color w:val="000000"/>
                <w:sz w:val="16"/>
                <w:szCs w:val="16"/>
              </w:rPr>
              <w:t xml:space="preserve">DET </w:t>
            </w:r>
          </w:p>
          <w:p w14:paraId="5366FCE5" w14:textId="77777777" w:rsidR="00DD3BA9" w:rsidRPr="00A118F3" w:rsidRDefault="00DD3BA9" w:rsidP="0015325E">
            <w:pPr>
              <w:ind w:firstLine="0"/>
              <w:jc w:val="center"/>
              <w:rPr>
                <w:rFonts w:cs="Arial"/>
                <w:color w:val="000000"/>
                <w:sz w:val="16"/>
                <w:szCs w:val="16"/>
              </w:rPr>
            </w:pPr>
            <w:r>
              <w:rPr>
                <w:rFonts w:cs="Arial"/>
                <w:color w:val="000000"/>
                <w:sz w:val="16"/>
                <w:szCs w:val="16"/>
              </w:rPr>
              <w:t>SMO + SNV</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3100C245" w14:textId="77777777" w:rsidR="00DD3BA9" w:rsidRPr="00A118F3" w:rsidRDefault="00DD3BA9" w:rsidP="0015325E">
            <w:pPr>
              <w:ind w:firstLine="0"/>
              <w:jc w:val="center"/>
              <w:rPr>
                <w:rFonts w:cs="Arial"/>
                <w:color w:val="000000"/>
                <w:sz w:val="16"/>
                <w:szCs w:val="16"/>
              </w:rPr>
            </w:pPr>
            <w:r>
              <w:rPr>
                <w:rFonts w:cs="Arial"/>
                <w:color w:val="000000"/>
                <w:sz w:val="16"/>
                <w:szCs w:val="16"/>
              </w:rPr>
              <w:t>95</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0529AC2F" w14:textId="77777777" w:rsidR="00DD3BA9" w:rsidRPr="00A118F3" w:rsidRDefault="00DD3BA9" w:rsidP="0015325E">
            <w:pPr>
              <w:ind w:firstLine="0"/>
              <w:jc w:val="center"/>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ABF35C2" w14:textId="77777777" w:rsidR="00DD3BA9" w:rsidRPr="00A118F3" w:rsidRDefault="00DD3BA9" w:rsidP="0015325E">
            <w:pPr>
              <w:rPr>
                <w:rFonts w:cs="Arial"/>
                <w:color w:val="000000"/>
                <w:sz w:val="16"/>
                <w:szCs w:val="16"/>
              </w:rPr>
            </w:pPr>
            <w:r>
              <w:rPr>
                <w:rFonts w:cs="Arial"/>
                <w:color w:val="000000"/>
                <w:sz w:val="16"/>
                <w:szCs w:val="16"/>
              </w:rPr>
              <w:t>00,92 – 0,94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047E0D2D" w14:textId="77777777" w:rsidR="00DD3BA9" w:rsidRPr="007017EE" w:rsidRDefault="00DD3BA9" w:rsidP="0015325E">
            <w:pPr>
              <w:ind w:firstLine="0"/>
              <w:jc w:val="center"/>
              <w:rPr>
                <w:rFonts w:cs="Arial"/>
                <w:color w:val="000000"/>
                <w:sz w:val="16"/>
                <w:szCs w:val="16"/>
                <w:vertAlign w:val="superscript"/>
              </w:rPr>
            </w:pPr>
            <w:r>
              <w:rPr>
                <w:rFonts w:cs="Arial"/>
                <w:color w:val="000000"/>
                <w:sz w:val="16"/>
                <w:szCs w:val="16"/>
              </w:rPr>
              <w:t xml:space="preserve">6,96 – </w:t>
            </w:r>
            <w:proofErr w:type="gramStart"/>
            <w:r>
              <w:rPr>
                <w:rFonts w:cs="Arial"/>
                <w:color w:val="000000"/>
                <w:sz w:val="16"/>
                <w:szCs w:val="16"/>
              </w:rPr>
              <w:t>8,04 g</w:t>
            </w:r>
            <w:proofErr w:type="gramEnd"/>
            <w:r>
              <w:rPr>
                <w:rFonts w:cs="Arial"/>
                <w:color w:val="000000"/>
                <w:sz w:val="16"/>
                <w:szCs w:val="16"/>
              </w:rPr>
              <w:t xml:space="preserve"> kg</w:t>
            </w:r>
            <w:r>
              <w:rPr>
                <w:rFonts w:cs="Arial"/>
                <w:color w:val="000000"/>
                <w:sz w:val="16"/>
                <w:szCs w:val="16"/>
                <w:vertAlign w:val="superscript"/>
              </w:rPr>
              <w:t>-1</w:t>
            </w:r>
          </w:p>
        </w:tc>
      </w:tr>
      <w:tr w:rsidR="00DD3BA9" w:rsidRPr="004C387F" w14:paraId="4C9A4B2B" w14:textId="77777777" w:rsidTr="0015325E">
        <w:trPr>
          <w:trHeight w:val="1560"/>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1CCA7B61"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1EEBFF33"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5EA9FB87"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3A234621" w14:textId="77777777" w:rsidR="00DD3BA9" w:rsidRPr="00D92BF2" w:rsidRDefault="00DD3BA9" w:rsidP="0015325E">
            <w:pPr>
              <w:ind w:firstLine="0"/>
              <w:jc w:val="center"/>
              <w:rPr>
                <w:rFonts w:cs="Arial"/>
                <w:color w:val="000000"/>
                <w:sz w:val="16"/>
                <w:szCs w:val="16"/>
              </w:rPr>
            </w:pPr>
            <w:r w:rsidRPr="00D92BF2">
              <w:rPr>
                <w:rFonts w:cs="Arial"/>
                <w:color w:val="000000"/>
                <w:sz w:val="16"/>
                <w:szCs w:val="16"/>
              </w:rPr>
              <w:t>RAW</w:t>
            </w:r>
          </w:p>
          <w:p w14:paraId="764642E4" w14:textId="77777777" w:rsidR="00DD3BA9" w:rsidRPr="00D92BF2" w:rsidRDefault="00DD3BA9" w:rsidP="0015325E">
            <w:pPr>
              <w:ind w:firstLine="0"/>
              <w:jc w:val="center"/>
              <w:rPr>
                <w:rFonts w:cs="Arial"/>
                <w:color w:val="000000"/>
                <w:sz w:val="16"/>
                <w:szCs w:val="16"/>
              </w:rPr>
            </w:pPr>
            <w:r w:rsidRPr="00D92BF2">
              <w:rPr>
                <w:rFonts w:cs="Arial"/>
                <w:color w:val="000000"/>
                <w:sz w:val="16"/>
                <w:szCs w:val="16"/>
              </w:rPr>
              <w:t>SMO + SNV + BAS</w:t>
            </w:r>
          </w:p>
          <w:p w14:paraId="00811C0B" w14:textId="77777777" w:rsidR="00DD3BA9" w:rsidRPr="00D92BF2" w:rsidRDefault="00DD3BA9" w:rsidP="0015325E">
            <w:pPr>
              <w:ind w:firstLine="0"/>
              <w:jc w:val="center"/>
              <w:rPr>
                <w:rFonts w:cs="Arial"/>
                <w:color w:val="000000"/>
                <w:sz w:val="16"/>
                <w:szCs w:val="16"/>
              </w:rPr>
            </w:pPr>
            <w:r w:rsidRPr="00D92BF2">
              <w:rPr>
                <w:rFonts w:cs="Arial"/>
                <w:color w:val="000000"/>
                <w:sz w:val="16"/>
                <w:szCs w:val="16"/>
              </w:rPr>
              <w:t>SMO + SNV + BAS + SGD</w:t>
            </w: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741D852B" w14:textId="77777777" w:rsidR="00DD3BA9" w:rsidRPr="00D92BF2"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2B8AC526" w14:textId="77777777" w:rsidR="00DD3BA9" w:rsidRPr="00D92BF2" w:rsidRDefault="00DD3BA9" w:rsidP="0015325E">
            <w:pPr>
              <w:ind w:firstLine="0"/>
              <w:jc w:val="center"/>
              <w:rPr>
                <w:rFonts w:cs="Arial"/>
                <w:color w:val="000000"/>
                <w:sz w:val="16"/>
                <w:szCs w:val="16"/>
              </w:rPr>
            </w:pPr>
            <w:r>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5BA11DC" w14:textId="77777777" w:rsidR="00DD3BA9" w:rsidRPr="00D92BF2" w:rsidRDefault="00DD3BA9" w:rsidP="0015325E">
            <w:pPr>
              <w:jc w:val="center"/>
              <w:rPr>
                <w:rFonts w:cs="Arial"/>
                <w:color w:val="000000"/>
                <w:sz w:val="16"/>
                <w:szCs w:val="16"/>
              </w:rPr>
            </w:pPr>
            <w:r>
              <w:rPr>
                <w:rFonts w:cs="Arial"/>
                <w:color w:val="000000"/>
                <w:sz w:val="16"/>
                <w:szCs w:val="16"/>
              </w:rPr>
              <w:t>00,88 – 0,95</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E4BCA3C" w14:textId="77777777" w:rsidR="00DD3BA9" w:rsidRPr="007017EE" w:rsidRDefault="00DD3BA9" w:rsidP="0015325E">
            <w:pPr>
              <w:ind w:firstLine="0"/>
              <w:jc w:val="center"/>
              <w:rPr>
                <w:rFonts w:cs="Arial"/>
                <w:color w:val="000000"/>
                <w:sz w:val="16"/>
                <w:szCs w:val="16"/>
                <w:vertAlign w:val="superscript"/>
              </w:rPr>
            </w:pPr>
            <w:r>
              <w:rPr>
                <w:rFonts w:cs="Arial"/>
                <w:color w:val="000000"/>
                <w:sz w:val="16"/>
                <w:szCs w:val="16"/>
              </w:rPr>
              <w:t xml:space="preserve">6,67 – </w:t>
            </w:r>
            <w:proofErr w:type="gramStart"/>
            <w:r>
              <w:rPr>
                <w:rFonts w:cs="Arial"/>
                <w:color w:val="000000"/>
                <w:sz w:val="16"/>
                <w:szCs w:val="16"/>
              </w:rPr>
              <w:t>10,03 g</w:t>
            </w:r>
            <w:proofErr w:type="gramEnd"/>
            <w:r>
              <w:rPr>
                <w:rFonts w:cs="Arial"/>
                <w:color w:val="000000"/>
                <w:sz w:val="16"/>
                <w:szCs w:val="16"/>
              </w:rPr>
              <w:t xml:space="preserve"> kg</w:t>
            </w:r>
            <w:r>
              <w:rPr>
                <w:rFonts w:cs="Arial"/>
                <w:color w:val="000000"/>
                <w:sz w:val="16"/>
                <w:szCs w:val="16"/>
                <w:vertAlign w:val="superscript"/>
              </w:rPr>
              <w:t>-1</w:t>
            </w:r>
          </w:p>
        </w:tc>
      </w:tr>
      <w:tr w:rsidR="00DD3BA9" w:rsidRPr="00EB094E" w14:paraId="5E4F4EB0" w14:textId="77777777" w:rsidTr="0015325E">
        <w:trPr>
          <w:cnfStyle w:val="000000100000" w:firstRow="0" w:lastRow="0" w:firstColumn="0" w:lastColumn="0" w:oddVBand="0" w:evenVBand="0" w:oddHBand="1" w:evenHBand="0" w:firstRowFirstColumn="0" w:firstRowLastColumn="0" w:lastRowFirstColumn="0" w:lastRowLastColumn="0"/>
          <w:trHeight w:val="264"/>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564295A0" w14:textId="77777777" w:rsidR="00DD3BA9" w:rsidRPr="00A118F3" w:rsidRDefault="00DD3BA9" w:rsidP="0015325E">
            <w:pPr>
              <w:ind w:firstLine="0"/>
              <w:rPr>
                <w:rFonts w:cs="Arial"/>
                <w:color w:val="000000"/>
                <w:sz w:val="16"/>
                <w:szCs w:val="16"/>
              </w:rPr>
            </w:pPr>
            <w:proofErr w:type="spellStart"/>
            <w:r>
              <w:rPr>
                <w:rFonts w:cs="Arial"/>
                <w:color w:val="000000"/>
                <w:sz w:val="16"/>
                <w:szCs w:val="16"/>
              </w:rPr>
              <w:t>Ghosh</w:t>
            </w:r>
            <w:proofErr w:type="spellEnd"/>
            <w:r>
              <w:rPr>
                <w:rFonts w:cs="Arial"/>
                <w:color w:val="000000"/>
                <w:sz w:val="16"/>
                <w:szCs w:val="16"/>
              </w:rPr>
              <w:t xml:space="preserve">; Das; </w:t>
            </w:r>
            <w:proofErr w:type="spellStart"/>
            <w:proofErr w:type="gramStart"/>
            <w:r>
              <w:rPr>
                <w:rFonts w:cs="Arial"/>
                <w:color w:val="000000"/>
                <w:sz w:val="16"/>
                <w:szCs w:val="16"/>
              </w:rPr>
              <w:t>Reddy</w:t>
            </w:r>
            <w:proofErr w:type="spellEnd"/>
            <w:r>
              <w:rPr>
                <w:rFonts w:cs="Arial"/>
                <w:color w:val="000000"/>
                <w:sz w:val="16"/>
                <w:szCs w:val="16"/>
              </w:rPr>
              <w:t>;  2020</w:t>
            </w:r>
            <w:proofErr w:type="gramEnd"/>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5372EF45" w14:textId="77777777" w:rsidR="00DD3BA9" w:rsidRPr="00A118F3" w:rsidRDefault="00DD3BA9" w:rsidP="0015325E">
            <w:pPr>
              <w:ind w:firstLine="0"/>
              <w:jc w:val="center"/>
              <w:rPr>
                <w:rFonts w:cs="Arial"/>
                <w:color w:val="000000"/>
                <w:sz w:val="16"/>
                <w:szCs w:val="16"/>
              </w:rPr>
            </w:pPr>
          </w:p>
          <w:p w14:paraId="7B52033A"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452CE1F" w14:textId="77777777" w:rsidR="00DD3BA9" w:rsidRPr="00A118F3" w:rsidRDefault="00DD3BA9" w:rsidP="0015325E">
            <w:pPr>
              <w:ind w:firstLine="0"/>
              <w:jc w:val="center"/>
              <w:rPr>
                <w:rFonts w:cs="Arial"/>
                <w:color w:val="000000"/>
                <w:sz w:val="16"/>
                <w:szCs w:val="16"/>
              </w:rPr>
            </w:pPr>
          </w:p>
          <w:p w14:paraId="47BA2D17" w14:textId="77777777" w:rsidR="00DD3BA9" w:rsidRPr="00A118F3" w:rsidRDefault="00DD3BA9" w:rsidP="0015325E">
            <w:pPr>
              <w:ind w:firstLine="0"/>
              <w:jc w:val="center"/>
              <w:rPr>
                <w:rFonts w:cs="Arial"/>
                <w:color w:val="000000"/>
                <w:sz w:val="16"/>
                <w:szCs w:val="16"/>
              </w:rPr>
            </w:pPr>
            <w:r>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4C609D2D" w14:textId="77777777" w:rsidR="00DD3BA9" w:rsidRPr="00DD3BA9" w:rsidRDefault="00DD3BA9" w:rsidP="0015325E">
            <w:pPr>
              <w:ind w:firstLine="0"/>
              <w:jc w:val="center"/>
              <w:rPr>
                <w:rFonts w:cs="Arial"/>
                <w:color w:val="000000"/>
                <w:sz w:val="16"/>
                <w:szCs w:val="16"/>
                <w:lang w:val="en-US"/>
                <w:rPrChange w:id="80" w:author="Liliane" w:date="2021-04-18T23:15:00Z">
                  <w:rPr>
                    <w:rFonts w:cs="Arial"/>
                    <w:color w:val="000000"/>
                    <w:sz w:val="16"/>
                    <w:szCs w:val="16"/>
                  </w:rPr>
                </w:rPrChange>
              </w:rPr>
            </w:pPr>
            <w:r w:rsidRPr="00DD3BA9">
              <w:rPr>
                <w:rFonts w:cs="Arial"/>
                <w:color w:val="000000"/>
                <w:sz w:val="16"/>
                <w:szCs w:val="16"/>
                <w:lang w:val="en-US"/>
                <w:rPrChange w:id="81" w:author="Liliane" w:date="2021-04-18T23:15:00Z">
                  <w:rPr>
                    <w:rFonts w:cs="Arial"/>
                    <w:color w:val="000000"/>
                    <w:sz w:val="16"/>
                    <w:szCs w:val="16"/>
                  </w:rPr>
                </w:rPrChange>
              </w:rPr>
              <w:t>RAW</w:t>
            </w:r>
          </w:p>
          <w:p w14:paraId="317AAEAD" w14:textId="77777777" w:rsidR="00DD3BA9" w:rsidRPr="00DD3BA9" w:rsidRDefault="00DD3BA9" w:rsidP="0015325E">
            <w:pPr>
              <w:ind w:firstLine="0"/>
              <w:jc w:val="center"/>
              <w:rPr>
                <w:rFonts w:cs="Arial"/>
                <w:color w:val="000000"/>
                <w:sz w:val="16"/>
                <w:szCs w:val="16"/>
                <w:lang w:val="en-US"/>
                <w:rPrChange w:id="82" w:author="Liliane" w:date="2021-04-18T23:15:00Z">
                  <w:rPr>
                    <w:rFonts w:cs="Arial"/>
                    <w:color w:val="000000"/>
                    <w:sz w:val="16"/>
                    <w:szCs w:val="16"/>
                  </w:rPr>
                </w:rPrChange>
              </w:rPr>
            </w:pPr>
            <w:r w:rsidRPr="00DD3BA9">
              <w:rPr>
                <w:rFonts w:cs="Arial"/>
                <w:color w:val="000000"/>
                <w:sz w:val="16"/>
                <w:szCs w:val="16"/>
                <w:lang w:val="en-US"/>
                <w:rPrChange w:id="83" w:author="Liliane" w:date="2021-04-18T23:15:00Z">
                  <w:rPr>
                    <w:rFonts w:cs="Arial"/>
                    <w:color w:val="000000"/>
                    <w:sz w:val="16"/>
                    <w:szCs w:val="16"/>
                  </w:rPr>
                </w:rPrChange>
              </w:rPr>
              <w:t>ABS</w:t>
            </w:r>
          </w:p>
          <w:p w14:paraId="4A8BE8D5" w14:textId="77777777" w:rsidR="00DD3BA9" w:rsidRPr="00DD3BA9" w:rsidRDefault="00DD3BA9" w:rsidP="0015325E">
            <w:pPr>
              <w:ind w:firstLine="0"/>
              <w:jc w:val="center"/>
              <w:rPr>
                <w:rFonts w:cs="Arial"/>
                <w:color w:val="000000"/>
                <w:sz w:val="16"/>
                <w:szCs w:val="16"/>
                <w:lang w:val="en-US"/>
                <w:rPrChange w:id="84" w:author="Liliane" w:date="2021-04-18T23:15:00Z">
                  <w:rPr>
                    <w:rFonts w:cs="Arial"/>
                    <w:color w:val="000000"/>
                    <w:sz w:val="16"/>
                    <w:szCs w:val="16"/>
                  </w:rPr>
                </w:rPrChange>
              </w:rPr>
            </w:pPr>
            <w:r w:rsidRPr="00DD3BA9">
              <w:rPr>
                <w:rFonts w:cs="Arial"/>
                <w:color w:val="000000"/>
                <w:sz w:val="16"/>
                <w:szCs w:val="16"/>
                <w:lang w:val="en-US"/>
                <w:rPrChange w:id="85" w:author="Liliane" w:date="2021-04-18T23:15:00Z">
                  <w:rPr>
                    <w:rFonts w:cs="Arial"/>
                    <w:color w:val="000000"/>
                    <w:sz w:val="16"/>
                    <w:szCs w:val="16"/>
                  </w:rPr>
                </w:rPrChange>
              </w:rPr>
              <w:t>MSC</w:t>
            </w:r>
          </w:p>
          <w:p w14:paraId="746FFFE1" w14:textId="77777777" w:rsidR="00DD3BA9" w:rsidRPr="00DD3BA9" w:rsidRDefault="00DD3BA9" w:rsidP="0015325E">
            <w:pPr>
              <w:ind w:firstLine="0"/>
              <w:jc w:val="center"/>
              <w:rPr>
                <w:rFonts w:cs="Arial"/>
                <w:color w:val="000000"/>
                <w:sz w:val="16"/>
                <w:szCs w:val="16"/>
                <w:lang w:val="en-US"/>
                <w:rPrChange w:id="86" w:author="Liliane" w:date="2021-04-18T23:15:00Z">
                  <w:rPr>
                    <w:rFonts w:cs="Arial"/>
                    <w:color w:val="000000"/>
                    <w:sz w:val="16"/>
                    <w:szCs w:val="16"/>
                  </w:rPr>
                </w:rPrChange>
              </w:rPr>
            </w:pPr>
            <w:r w:rsidRPr="00DD3BA9">
              <w:rPr>
                <w:rFonts w:cs="Arial"/>
                <w:color w:val="000000"/>
                <w:sz w:val="16"/>
                <w:szCs w:val="16"/>
                <w:lang w:val="en-US"/>
                <w:rPrChange w:id="87" w:author="Liliane" w:date="2021-04-18T23:15:00Z">
                  <w:rPr>
                    <w:rFonts w:cs="Arial"/>
                    <w:color w:val="000000"/>
                    <w:sz w:val="16"/>
                    <w:szCs w:val="16"/>
                  </w:rPr>
                </w:rPrChange>
              </w:rPr>
              <w:t>SNV</w:t>
            </w:r>
          </w:p>
          <w:p w14:paraId="07B8460A" w14:textId="77777777" w:rsidR="00DD3BA9" w:rsidRPr="00DD3BA9" w:rsidRDefault="00DD3BA9" w:rsidP="0015325E">
            <w:pPr>
              <w:ind w:firstLine="0"/>
              <w:jc w:val="center"/>
              <w:rPr>
                <w:rFonts w:cs="Arial"/>
                <w:color w:val="000000"/>
                <w:sz w:val="16"/>
                <w:szCs w:val="16"/>
                <w:lang w:val="en-US"/>
                <w:rPrChange w:id="88" w:author="Liliane" w:date="2021-04-18T23:15:00Z">
                  <w:rPr>
                    <w:rFonts w:cs="Arial"/>
                    <w:color w:val="000000"/>
                    <w:sz w:val="16"/>
                    <w:szCs w:val="16"/>
                  </w:rPr>
                </w:rPrChange>
              </w:rPr>
            </w:pPr>
            <w:r w:rsidRPr="00DD3BA9">
              <w:rPr>
                <w:rFonts w:cs="Arial"/>
                <w:color w:val="000000"/>
                <w:sz w:val="16"/>
                <w:szCs w:val="16"/>
                <w:lang w:val="en-US"/>
                <w:rPrChange w:id="89" w:author="Liliane" w:date="2021-04-18T23:15:00Z">
                  <w:rPr>
                    <w:rFonts w:cs="Arial"/>
                    <w:color w:val="000000"/>
                    <w:sz w:val="16"/>
                    <w:szCs w:val="16"/>
                  </w:rPr>
                </w:rPrChange>
              </w:rPr>
              <w:t>SG – FD</w:t>
            </w:r>
          </w:p>
          <w:p w14:paraId="4363A54E" w14:textId="77777777" w:rsidR="00DD3BA9" w:rsidRPr="00A118F3" w:rsidRDefault="00DD3BA9" w:rsidP="0015325E">
            <w:pPr>
              <w:ind w:firstLine="0"/>
              <w:jc w:val="center"/>
              <w:rPr>
                <w:rFonts w:cs="Arial"/>
                <w:color w:val="000000"/>
                <w:sz w:val="16"/>
                <w:szCs w:val="16"/>
              </w:rPr>
            </w:pPr>
            <w:r>
              <w:rPr>
                <w:rFonts w:cs="Arial"/>
                <w:color w:val="000000"/>
                <w:sz w:val="16"/>
                <w:szCs w:val="16"/>
              </w:rPr>
              <w:t>SG - SD</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60C9799A" w14:textId="77777777" w:rsidR="00DD3BA9" w:rsidRPr="00A118F3" w:rsidRDefault="00DD3BA9" w:rsidP="0015325E">
            <w:pPr>
              <w:ind w:firstLine="0"/>
              <w:jc w:val="center"/>
              <w:rPr>
                <w:rFonts w:cs="Arial"/>
                <w:color w:val="000000"/>
                <w:sz w:val="16"/>
                <w:szCs w:val="16"/>
              </w:rPr>
            </w:pPr>
            <w:r>
              <w:rPr>
                <w:rFonts w:cs="Arial"/>
                <w:color w:val="000000"/>
                <w:sz w:val="16"/>
                <w:szCs w:val="16"/>
              </w:rPr>
              <w:t>280</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2C4AE1BD" w14:textId="77777777" w:rsidR="00DD3BA9" w:rsidRPr="00A118F3" w:rsidRDefault="00DD3BA9" w:rsidP="0015325E">
            <w:pPr>
              <w:ind w:firstLine="0"/>
              <w:jc w:val="center"/>
              <w:rPr>
                <w:rFonts w:cs="Arial"/>
                <w:color w:val="000000"/>
                <w:sz w:val="16"/>
                <w:szCs w:val="16"/>
              </w:rPr>
            </w:pPr>
            <w:r>
              <w:rPr>
                <w:rFonts w:cs="Arial"/>
                <w:color w:val="000000"/>
                <w:sz w:val="16"/>
                <w:szCs w:val="16"/>
              </w:rPr>
              <w:t>VIS-</w:t>
            </w:r>
            <w:r w:rsidRPr="00A118F3">
              <w:rPr>
                <w:rFonts w:cs="Arial"/>
                <w:color w:val="000000"/>
                <w:sz w:val="16"/>
                <w:szCs w:val="16"/>
              </w:rPr>
              <w:t>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FC2CC80" w14:textId="77777777" w:rsidR="00DD3BA9" w:rsidRPr="00A118F3" w:rsidRDefault="00DD3BA9" w:rsidP="0015325E">
            <w:pPr>
              <w:jc w:val="center"/>
              <w:rPr>
                <w:rFonts w:cs="Arial"/>
                <w:color w:val="000000"/>
                <w:sz w:val="16"/>
                <w:szCs w:val="16"/>
              </w:rPr>
            </w:pPr>
            <w:r>
              <w:rPr>
                <w:rFonts w:cs="Arial"/>
                <w:color w:val="000000"/>
                <w:sz w:val="16"/>
                <w:szCs w:val="16"/>
              </w:rPr>
              <w:t>00,30 – 0,73</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F2C3738" w14:textId="77777777" w:rsidR="00DD3BA9" w:rsidRPr="00A118F3" w:rsidRDefault="00DD3BA9" w:rsidP="0015325E">
            <w:pPr>
              <w:ind w:firstLine="0"/>
              <w:jc w:val="center"/>
              <w:rPr>
                <w:rFonts w:cs="Arial"/>
                <w:color w:val="000000"/>
                <w:sz w:val="16"/>
                <w:szCs w:val="16"/>
              </w:rPr>
            </w:pPr>
            <w:r>
              <w:rPr>
                <w:rFonts w:cs="Arial"/>
                <w:color w:val="000000"/>
                <w:sz w:val="16"/>
                <w:szCs w:val="16"/>
              </w:rPr>
              <w:t>0,07 – 0,19 %</w:t>
            </w:r>
          </w:p>
        </w:tc>
      </w:tr>
      <w:tr w:rsidR="00DD3BA9" w:rsidRPr="00EB094E" w14:paraId="782D1088" w14:textId="77777777" w:rsidTr="0015325E">
        <w:trPr>
          <w:trHeight w:val="270"/>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238A8CC8" w14:textId="77777777" w:rsidR="00DD3BA9" w:rsidRPr="00EB094E"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15479C24"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7F7F7F" w:themeColor="text1" w:themeTint="80"/>
              <w:bottom w:val="single" w:sz="4" w:space="0" w:color="7F7F7F" w:themeColor="text1" w:themeTint="80"/>
            </w:tcBorders>
            <w:vAlign w:val="center"/>
          </w:tcPr>
          <w:p w14:paraId="773DCF7E" w14:textId="77777777" w:rsidR="00DD3BA9" w:rsidRPr="00A118F3" w:rsidRDefault="00DD3BA9" w:rsidP="0015325E">
            <w:pPr>
              <w:ind w:firstLine="0"/>
              <w:jc w:val="center"/>
              <w:rPr>
                <w:rFonts w:cs="Arial"/>
                <w:color w:val="000000"/>
                <w:sz w:val="16"/>
                <w:szCs w:val="16"/>
              </w:rPr>
            </w:pPr>
            <w:r>
              <w:rPr>
                <w:rFonts w:cs="Arial"/>
                <w:color w:val="000000"/>
                <w:sz w:val="16"/>
                <w:szCs w:val="16"/>
              </w:rPr>
              <w:t>RF</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194DFA61"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5F8B1A67"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7680BFF9"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451BC80" w14:textId="77777777" w:rsidR="00DD3BA9" w:rsidRPr="00A118F3" w:rsidRDefault="00DD3BA9" w:rsidP="0015325E">
            <w:pPr>
              <w:jc w:val="center"/>
              <w:rPr>
                <w:rFonts w:cs="Arial"/>
                <w:color w:val="000000"/>
                <w:sz w:val="16"/>
                <w:szCs w:val="16"/>
              </w:rPr>
            </w:pPr>
            <w:r>
              <w:rPr>
                <w:rFonts w:cs="Arial"/>
                <w:color w:val="000000"/>
                <w:sz w:val="16"/>
                <w:szCs w:val="16"/>
              </w:rPr>
              <w:t>00,31 – 0,69</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0EB95CE2" w14:textId="77777777" w:rsidR="00DD3BA9" w:rsidRPr="00A118F3" w:rsidRDefault="00DD3BA9" w:rsidP="0015325E">
            <w:pPr>
              <w:ind w:firstLine="0"/>
              <w:jc w:val="center"/>
              <w:rPr>
                <w:rFonts w:cs="Arial"/>
                <w:color w:val="000000"/>
                <w:sz w:val="16"/>
                <w:szCs w:val="16"/>
              </w:rPr>
            </w:pPr>
            <w:r>
              <w:rPr>
                <w:rFonts w:cs="Arial"/>
                <w:color w:val="000000"/>
                <w:sz w:val="16"/>
                <w:szCs w:val="16"/>
              </w:rPr>
              <w:t>0,07 – 0,38 %</w:t>
            </w:r>
          </w:p>
        </w:tc>
      </w:tr>
      <w:tr w:rsidR="00DD3BA9" w:rsidRPr="00EB094E" w14:paraId="19C5CA35" w14:textId="77777777" w:rsidTr="0015325E">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73E027B7" w14:textId="77777777" w:rsidR="00DD3BA9" w:rsidRPr="00EB094E"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7960907D"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893F2BD" w14:textId="77777777" w:rsidR="00DD3BA9" w:rsidRPr="00A118F3" w:rsidRDefault="00DD3BA9" w:rsidP="0015325E">
            <w:pPr>
              <w:ind w:firstLine="0"/>
              <w:jc w:val="center"/>
              <w:rPr>
                <w:rFonts w:cs="Arial"/>
                <w:color w:val="000000"/>
                <w:sz w:val="16"/>
                <w:szCs w:val="16"/>
              </w:rPr>
            </w:pPr>
            <w:r>
              <w:rPr>
                <w:rFonts w:cs="Arial"/>
                <w:color w:val="000000"/>
                <w:sz w:val="16"/>
                <w:szCs w:val="16"/>
              </w:rPr>
              <w:t>SVR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2ED402B8"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16792051"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3FD9843D"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6B2F693" w14:textId="77777777" w:rsidR="00DD3BA9" w:rsidRPr="00A118F3" w:rsidRDefault="00DD3BA9" w:rsidP="0015325E">
            <w:pPr>
              <w:jc w:val="center"/>
              <w:rPr>
                <w:rFonts w:cs="Arial"/>
                <w:color w:val="000000"/>
                <w:sz w:val="16"/>
                <w:szCs w:val="16"/>
              </w:rPr>
            </w:pPr>
            <w:r>
              <w:rPr>
                <w:rFonts w:cs="Arial"/>
                <w:color w:val="000000"/>
                <w:sz w:val="16"/>
                <w:szCs w:val="16"/>
              </w:rPr>
              <w:t>00,20 – 0,57</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AAA13C8" w14:textId="77777777" w:rsidR="00DD3BA9" w:rsidRPr="00A118F3" w:rsidRDefault="00DD3BA9" w:rsidP="0015325E">
            <w:pPr>
              <w:ind w:firstLine="0"/>
              <w:jc w:val="center"/>
              <w:rPr>
                <w:rFonts w:cs="Arial"/>
                <w:color w:val="000000"/>
                <w:sz w:val="16"/>
                <w:szCs w:val="16"/>
              </w:rPr>
            </w:pPr>
            <w:r>
              <w:rPr>
                <w:rFonts w:cs="Arial"/>
                <w:color w:val="000000"/>
                <w:sz w:val="16"/>
                <w:szCs w:val="16"/>
              </w:rPr>
              <w:t>0,08 – 0,59 %</w:t>
            </w:r>
          </w:p>
        </w:tc>
      </w:tr>
      <w:tr w:rsidR="00DD3BA9" w:rsidRPr="00EB094E" w14:paraId="0D5FB0B0" w14:textId="77777777" w:rsidTr="0015325E">
        <w:trPr>
          <w:trHeight w:val="270"/>
        </w:trPr>
        <w:tc>
          <w:tcPr>
            <w:cnfStyle w:val="000010000000" w:firstRow="0" w:lastRow="0" w:firstColumn="0" w:lastColumn="0" w:oddVBand="1" w:evenVBand="0" w:oddHBand="0" w:evenHBand="0" w:firstRowFirstColumn="0" w:firstRowLastColumn="0" w:lastRowFirstColumn="0" w:lastRowLastColumn="0"/>
            <w:tcW w:w="1418" w:type="dxa"/>
            <w:vMerge/>
            <w:tcBorders>
              <w:bottom w:val="single" w:sz="4" w:space="0" w:color="7F7F7F" w:themeColor="text1" w:themeTint="80"/>
            </w:tcBorders>
            <w:vAlign w:val="center"/>
          </w:tcPr>
          <w:p w14:paraId="53EB11F8" w14:textId="77777777" w:rsidR="00DD3BA9" w:rsidRPr="00EB094E"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tcBorders>
              <w:bottom w:val="single" w:sz="4" w:space="0" w:color="7F7F7F" w:themeColor="text1" w:themeTint="80"/>
            </w:tcBorders>
            <w:vAlign w:val="center"/>
          </w:tcPr>
          <w:p w14:paraId="7C1D3234"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7F7F7F" w:themeColor="text1" w:themeTint="80"/>
              <w:bottom w:val="single" w:sz="4" w:space="0" w:color="7F7F7F" w:themeColor="text1" w:themeTint="80"/>
            </w:tcBorders>
            <w:vAlign w:val="center"/>
          </w:tcPr>
          <w:p w14:paraId="071BF04D" w14:textId="77777777" w:rsidR="00DD3BA9" w:rsidRPr="00A118F3" w:rsidRDefault="00DD3BA9" w:rsidP="0015325E">
            <w:pPr>
              <w:ind w:firstLine="0"/>
              <w:jc w:val="center"/>
              <w:rPr>
                <w:rFonts w:cs="Arial"/>
                <w:color w:val="000000"/>
                <w:sz w:val="16"/>
                <w:szCs w:val="16"/>
              </w:rPr>
            </w:pPr>
            <w:r>
              <w:rPr>
                <w:rFonts w:cs="Arial"/>
                <w:color w:val="000000"/>
                <w:sz w:val="16"/>
                <w:szCs w:val="16"/>
              </w:rPr>
              <w:t>MARS</w:t>
            </w:r>
          </w:p>
        </w:tc>
        <w:tc>
          <w:tcPr>
            <w:cnfStyle w:val="000001000000" w:firstRow="0" w:lastRow="0" w:firstColumn="0" w:lastColumn="0" w:oddVBand="0" w:evenVBand="1" w:oddHBand="0" w:evenHBand="0" w:firstRowFirstColumn="0" w:firstRowLastColumn="0" w:lastRowFirstColumn="0" w:lastRowLastColumn="0"/>
            <w:tcW w:w="1559" w:type="dxa"/>
            <w:vMerge/>
            <w:tcBorders>
              <w:bottom w:val="single" w:sz="4" w:space="0" w:color="7F7F7F" w:themeColor="text1" w:themeTint="80"/>
            </w:tcBorders>
            <w:vAlign w:val="center"/>
          </w:tcPr>
          <w:p w14:paraId="55DE73BE"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tcBorders>
              <w:bottom w:val="single" w:sz="4" w:space="0" w:color="7F7F7F" w:themeColor="text1" w:themeTint="80"/>
            </w:tcBorders>
            <w:vAlign w:val="center"/>
          </w:tcPr>
          <w:p w14:paraId="520B1B96"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tcBorders>
              <w:bottom w:val="single" w:sz="4" w:space="0" w:color="7F7F7F" w:themeColor="text1" w:themeTint="80"/>
            </w:tcBorders>
            <w:vAlign w:val="center"/>
          </w:tcPr>
          <w:p w14:paraId="0F2E21FC"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7F7F7F" w:themeColor="text1" w:themeTint="80"/>
            </w:tcBorders>
            <w:vAlign w:val="center"/>
          </w:tcPr>
          <w:p w14:paraId="77DA87E0" w14:textId="77777777" w:rsidR="00DD3BA9" w:rsidRPr="00A118F3" w:rsidRDefault="00DD3BA9" w:rsidP="0015325E">
            <w:pPr>
              <w:jc w:val="center"/>
              <w:rPr>
                <w:rFonts w:cs="Arial"/>
                <w:color w:val="000000"/>
                <w:sz w:val="16"/>
                <w:szCs w:val="16"/>
              </w:rPr>
            </w:pPr>
            <w:r>
              <w:rPr>
                <w:rFonts w:cs="Arial"/>
                <w:color w:val="000000"/>
                <w:sz w:val="16"/>
                <w:szCs w:val="16"/>
              </w:rPr>
              <w:t xml:space="preserve">00,32 – 0,63 </w:t>
            </w:r>
          </w:p>
        </w:tc>
        <w:tc>
          <w:tcPr>
            <w:cnfStyle w:val="000001000000" w:firstRow="0" w:lastRow="0" w:firstColumn="0" w:lastColumn="0" w:oddVBand="0" w:evenVBand="1" w:oddHBand="0" w:evenHBand="0" w:firstRowFirstColumn="0" w:firstRowLastColumn="0" w:lastRowFirstColumn="0" w:lastRowLastColumn="0"/>
            <w:tcW w:w="1135" w:type="dxa"/>
            <w:tcBorders>
              <w:bottom w:val="single" w:sz="4" w:space="0" w:color="7F7F7F" w:themeColor="text1" w:themeTint="80"/>
            </w:tcBorders>
            <w:vAlign w:val="center"/>
          </w:tcPr>
          <w:p w14:paraId="159B9995" w14:textId="77777777" w:rsidR="00DD3BA9" w:rsidRPr="00A118F3" w:rsidRDefault="00DD3BA9" w:rsidP="0015325E">
            <w:pPr>
              <w:ind w:firstLine="0"/>
              <w:jc w:val="center"/>
              <w:rPr>
                <w:rFonts w:cs="Arial"/>
                <w:color w:val="000000"/>
                <w:sz w:val="16"/>
                <w:szCs w:val="16"/>
              </w:rPr>
            </w:pPr>
            <w:r>
              <w:rPr>
                <w:rFonts w:cs="Arial"/>
                <w:color w:val="000000"/>
                <w:sz w:val="16"/>
                <w:szCs w:val="16"/>
              </w:rPr>
              <w:t>0,10 – 0,66 %</w:t>
            </w:r>
          </w:p>
        </w:tc>
      </w:tr>
      <w:tr w:rsidR="00DD3BA9" w:rsidRPr="00ED54A0" w14:paraId="4C7F080E" w14:textId="77777777" w:rsidTr="0015325E">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2B0A1553" w14:textId="77777777" w:rsidR="00DD3BA9" w:rsidRPr="00A118F3" w:rsidRDefault="00DD3BA9" w:rsidP="0015325E">
            <w:pPr>
              <w:ind w:firstLine="0"/>
              <w:jc w:val="center"/>
              <w:rPr>
                <w:rFonts w:cs="Arial"/>
                <w:color w:val="000000"/>
                <w:sz w:val="16"/>
                <w:szCs w:val="16"/>
              </w:rPr>
            </w:pPr>
            <w:r>
              <w:rPr>
                <w:rFonts w:cs="Arial"/>
                <w:color w:val="000000"/>
                <w:sz w:val="16"/>
                <w:szCs w:val="16"/>
              </w:rPr>
              <w:t>Moura-Bueno et al.</w:t>
            </w:r>
            <w:proofErr w:type="gramStart"/>
            <w:r>
              <w:rPr>
                <w:rFonts w:cs="Arial"/>
                <w:color w:val="000000"/>
                <w:sz w:val="16"/>
                <w:szCs w:val="16"/>
              </w:rPr>
              <w:t xml:space="preserve">, </w:t>
            </w:r>
            <w:r w:rsidRPr="00A118F3">
              <w:rPr>
                <w:rFonts w:cs="Arial"/>
                <w:color w:val="000000"/>
                <w:sz w:val="16"/>
                <w:szCs w:val="16"/>
              </w:rPr>
              <w:t xml:space="preserve"> 2019</w:t>
            </w:r>
            <w:proofErr w:type="gramEnd"/>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3CE0CC45"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70958F9" w14:textId="77777777" w:rsidR="00DD3BA9" w:rsidRPr="00A118F3" w:rsidRDefault="00DD3BA9" w:rsidP="0015325E">
            <w:pPr>
              <w:ind w:firstLine="0"/>
              <w:jc w:val="center"/>
              <w:rPr>
                <w:rFonts w:cs="Arial"/>
                <w:color w:val="000000"/>
                <w:sz w:val="16"/>
                <w:szCs w:val="16"/>
              </w:rPr>
            </w:pPr>
            <w:r>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5CA6FD21" w14:textId="77777777" w:rsidR="00DD3BA9" w:rsidRDefault="00DD3BA9" w:rsidP="0015325E">
            <w:pPr>
              <w:ind w:firstLine="0"/>
              <w:jc w:val="center"/>
              <w:rPr>
                <w:rFonts w:cs="Arial"/>
                <w:color w:val="000000"/>
                <w:sz w:val="16"/>
                <w:szCs w:val="16"/>
              </w:rPr>
            </w:pPr>
            <w:r>
              <w:rPr>
                <w:rFonts w:cs="Arial"/>
                <w:color w:val="000000"/>
                <w:sz w:val="16"/>
                <w:szCs w:val="16"/>
              </w:rPr>
              <w:t>SMO</w:t>
            </w:r>
          </w:p>
          <w:p w14:paraId="0D49CF6E" w14:textId="77777777" w:rsidR="00DD3BA9" w:rsidRDefault="00DD3BA9" w:rsidP="0015325E">
            <w:pPr>
              <w:ind w:firstLine="0"/>
              <w:jc w:val="center"/>
              <w:rPr>
                <w:rFonts w:cs="Arial"/>
                <w:color w:val="000000"/>
                <w:sz w:val="16"/>
                <w:szCs w:val="16"/>
              </w:rPr>
            </w:pPr>
            <w:r>
              <w:rPr>
                <w:rFonts w:cs="Arial"/>
                <w:color w:val="000000"/>
                <w:sz w:val="16"/>
                <w:szCs w:val="16"/>
              </w:rPr>
              <w:t>CR</w:t>
            </w:r>
          </w:p>
          <w:p w14:paraId="63A76CC6" w14:textId="77777777" w:rsidR="00DD3BA9" w:rsidRDefault="00DD3BA9" w:rsidP="0015325E">
            <w:pPr>
              <w:ind w:firstLine="0"/>
              <w:jc w:val="center"/>
              <w:rPr>
                <w:rFonts w:cs="Arial"/>
                <w:color w:val="000000"/>
                <w:sz w:val="16"/>
                <w:szCs w:val="16"/>
              </w:rPr>
            </w:pPr>
            <w:r>
              <w:rPr>
                <w:rFonts w:cs="Arial"/>
                <w:color w:val="000000"/>
                <w:sz w:val="16"/>
                <w:szCs w:val="16"/>
              </w:rPr>
              <w:t>DET</w:t>
            </w:r>
          </w:p>
          <w:p w14:paraId="2904E284" w14:textId="77777777" w:rsidR="00DD3BA9" w:rsidRPr="00DD3BA9" w:rsidRDefault="00DD3BA9" w:rsidP="0015325E">
            <w:pPr>
              <w:ind w:firstLine="0"/>
              <w:jc w:val="center"/>
              <w:rPr>
                <w:rFonts w:cs="Arial"/>
                <w:color w:val="000000"/>
                <w:sz w:val="16"/>
                <w:szCs w:val="16"/>
                <w:lang w:val="en-US"/>
                <w:rPrChange w:id="90" w:author="Liliane" w:date="2021-04-18T23:15:00Z">
                  <w:rPr>
                    <w:rFonts w:cs="Arial"/>
                    <w:color w:val="000000"/>
                    <w:sz w:val="16"/>
                    <w:szCs w:val="16"/>
                  </w:rPr>
                </w:rPrChange>
              </w:rPr>
            </w:pPr>
            <w:r w:rsidRPr="00DD3BA9">
              <w:rPr>
                <w:rFonts w:cs="Arial"/>
                <w:color w:val="000000"/>
                <w:sz w:val="16"/>
                <w:szCs w:val="16"/>
                <w:lang w:val="en-US"/>
                <w:rPrChange w:id="91" w:author="Liliane" w:date="2021-04-18T23:15:00Z">
                  <w:rPr>
                    <w:rFonts w:cs="Arial"/>
                    <w:color w:val="000000"/>
                    <w:sz w:val="16"/>
                    <w:szCs w:val="16"/>
                  </w:rPr>
                </w:rPrChange>
              </w:rPr>
              <w:t>SG-FD</w:t>
            </w:r>
          </w:p>
          <w:p w14:paraId="3B729BB9" w14:textId="77777777" w:rsidR="00DD3BA9" w:rsidRPr="00DD3BA9" w:rsidRDefault="00DD3BA9" w:rsidP="0015325E">
            <w:pPr>
              <w:ind w:firstLine="0"/>
              <w:jc w:val="center"/>
              <w:rPr>
                <w:rFonts w:cs="Arial"/>
                <w:color w:val="000000"/>
                <w:sz w:val="16"/>
                <w:szCs w:val="16"/>
                <w:lang w:val="en-US"/>
                <w:rPrChange w:id="92" w:author="Liliane" w:date="2021-04-18T23:15:00Z">
                  <w:rPr>
                    <w:rFonts w:cs="Arial"/>
                    <w:color w:val="000000"/>
                    <w:sz w:val="16"/>
                    <w:szCs w:val="16"/>
                  </w:rPr>
                </w:rPrChange>
              </w:rPr>
            </w:pPr>
            <w:r w:rsidRPr="00DD3BA9">
              <w:rPr>
                <w:rFonts w:cs="Arial"/>
                <w:color w:val="000000"/>
                <w:sz w:val="16"/>
                <w:szCs w:val="16"/>
                <w:lang w:val="en-US"/>
                <w:rPrChange w:id="93" w:author="Liliane" w:date="2021-04-18T23:15:00Z">
                  <w:rPr>
                    <w:rFonts w:cs="Arial"/>
                    <w:color w:val="000000"/>
                    <w:sz w:val="16"/>
                    <w:szCs w:val="16"/>
                  </w:rPr>
                </w:rPrChange>
              </w:rPr>
              <w:t>ABS + SG-FD</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36CCE3C5" w14:textId="77777777" w:rsidR="00DD3BA9" w:rsidRPr="00A118F3" w:rsidRDefault="00DD3BA9" w:rsidP="0015325E">
            <w:pPr>
              <w:ind w:firstLine="0"/>
              <w:jc w:val="center"/>
              <w:rPr>
                <w:rFonts w:cs="Arial"/>
                <w:color w:val="000000"/>
                <w:sz w:val="16"/>
                <w:szCs w:val="16"/>
              </w:rPr>
            </w:pPr>
            <w:r>
              <w:rPr>
                <w:rFonts w:cs="Arial"/>
                <w:color w:val="000000"/>
                <w:sz w:val="16"/>
                <w:szCs w:val="16"/>
              </w:rPr>
              <w:t>810</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6D4AD50E" w14:textId="77777777" w:rsidR="00DD3BA9" w:rsidRPr="00A118F3" w:rsidRDefault="00DD3BA9" w:rsidP="0015325E">
            <w:pPr>
              <w:ind w:firstLine="0"/>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ADC67C7" w14:textId="77777777" w:rsidR="00DD3BA9" w:rsidRPr="00A118F3" w:rsidRDefault="00DD3BA9" w:rsidP="0015325E">
            <w:pPr>
              <w:jc w:val="center"/>
              <w:rPr>
                <w:rFonts w:cs="Arial"/>
                <w:color w:val="000000"/>
                <w:sz w:val="16"/>
                <w:szCs w:val="16"/>
              </w:rPr>
            </w:pPr>
            <w:r>
              <w:rPr>
                <w:rFonts w:cs="Arial"/>
                <w:color w:val="000000"/>
                <w:sz w:val="16"/>
                <w:szCs w:val="16"/>
              </w:rPr>
              <w:t>00,63 – 0,74</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24863A80" w14:textId="77777777" w:rsidR="00DD3BA9" w:rsidRPr="00A118F3" w:rsidRDefault="00DD3BA9" w:rsidP="0015325E">
            <w:pPr>
              <w:ind w:firstLine="0"/>
              <w:jc w:val="center"/>
              <w:rPr>
                <w:rFonts w:cs="Arial"/>
                <w:color w:val="000000"/>
                <w:sz w:val="16"/>
                <w:szCs w:val="16"/>
              </w:rPr>
            </w:pPr>
            <w:r>
              <w:rPr>
                <w:rFonts w:cs="Arial"/>
                <w:color w:val="000000"/>
                <w:sz w:val="16"/>
                <w:szCs w:val="16"/>
              </w:rPr>
              <w:t>0,52 – 0,66 %</w:t>
            </w:r>
          </w:p>
        </w:tc>
      </w:tr>
      <w:tr w:rsidR="00DD3BA9" w:rsidRPr="00ED54A0" w14:paraId="17C26D75" w14:textId="77777777" w:rsidTr="0015325E">
        <w:trPr>
          <w:trHeight w:val="13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4064ECD5"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7ADE88DB"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7F7F7F" w:themeColor="text1" w:themeTint="80"/>
              <w:bottom w:val="single" w:sz="4" w:space="0" w:color="7F7F7F" w:themeColor="text1" w:themeTint="80"/>
            </w:tcBorders>
            <w:vAlign w:val="center"/>
          </w:tcPr>
          <w:p w14:paraId="463545D3" w14:textId="77777777" w:rsidR="00DD3BA9" w:rsidRPr="00A118F3" w:rsidRDefault="00DD3BA9" w:rsidP="0015325E">
            <w:pPr>
              <w:ind w:firstLine="0"/>
              <w:jc w:val="center"/>
              <w:rPr>
                <w:rFonts w:cs="Arial"/>
                <w:color w:val="000000"/>
                <w:sz w:val="16"/>
                <w:szCs w:val="16"/>
              </w:rPr>
            </w:pPr>
            <w:r>
              <w:rPr>
                <w:rFonts w:cs="Arial"/>
                <w:color w:val="000000"/>
                <w:sz w:val="16"/>
                <w:szCs w:val="16"/>
              </w:rPr>
              <w:t>MLR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04C48AB2"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03097661"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D0F250E" w14:textId="77777777" w:rsidR="00DD3BA9" w:rsidRDefault="00DD3BA9" w:rsidP="0015325E">
            <w:pPr>
              <w:ind w:firstLine="0"/>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90D5E4E" w14:textId="77777777" w:rsidR="00DD3BA9" w:rsidRPr="00A118F3" w:rsidRDefault="00DD3BA9" w:rsidP="0015325E">
            <w:pPr>
              <w:jc w:val="center"/>
              <w:rPr>
                <w:rFonts w:cs="Arial"/>
                <w:color w:val="000000"/>
                <w:sz w:val="16"/>
                <w:szCs w:val="16"/>
              </w:rPr>
            </w:pPr>
            <w:r>
              <w:rPr>
                <w:rFonts w:cs="Arial"/>
                <w:color w:val="000000"/>
                <w:sz w:val="16"/>
                <w:szCs w:val="16"/>
              </w:rPr>
              <w:t>00,62 – 0,72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0E7CD79" w14:textId="77777777" w:rsidR="00DD3BA9" w:rsidRPr="00A118F3" w:rsidRDefault="00DD3BA9" w:rsidP="0015325E">
            <w:pPr>
              <w:ind w:firstLine="0"/>
              <w:jc w:val="center"/>
              <w:rPr>
                <w:rFonts w:cs="Arial"/>
                <w:color w:val="000000"/>
                <w:sz w:val="16"/>
                <w:szCs w:val="16"/>
              </w:rPr>
            </w:pPr>
            <w:r>
              <w:rPr>
                <w:rFonts w:cs="Arial"/>
                <w:color w:val="000000"/>
                <w:sz w:val="16"/>
                <w:szCs w:val="16"/>
              </w:rPr>
              <w:t>0,57 – 0,66 %</w:t>
            </w:r>
          </w:p>
        </w:tc>
      </w:tr>
      <w:tr w:rsidR="00DD3BA9" w:rsidRPr="00ED54A0" w14:paraId="1DD6BB83" w14:textId="77777777" w:rsidTr="0015325E">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18EDD475"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76FC53C2"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49262FB7" w14:textId="77777777" w:rsidR="00DD3BA9" w:rsidRPr="00A118F3" w:rsidRDefault="00DD3BA9" w:rsidP="0015325E">
            <w:pPr>
              <w:ind w:firstLine="0"/>
              <w:jc w:val="center"/>
              <w:rPr>
                <w:rFonts w:cs="Arial"/>
                <w:color w:val="000000"/>
                <w:sz w:val="16"/>
                <w:szCs w:val="16"/>
              </w:rPr>
            </w:pPr>
            <w:r>
              <w:rPr>
                <w:rFonts w:cs="Arial"/>
                <w:color w:val="000000"/>
                <w:sz w:val="16"/>
                <w:szCs w:val="16"/>
              </w:rPr>
              <w:t>SVM</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59014B3B"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21B008C7"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794D74CF" w14:textId="77777777" w:rsidR="00DD3BA9" w:rsidRDefault="00DD3BA9" w:rsidP="0015325E">
            <w:pPr>
              <w:ind w:firstLine="0"/>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B872415" w14:textId="77777777" w:rsidR="00DD3BA9" w:rsidRPr="00A118F3" w:rsidRDefault="00DD3BA9" w:rsidP="0015325E">
            <w:pPr>
              <w:jc w:val="center"/>
              <w:rPr>
                <w:rFonts w:cs="Arial"/>
                <w:color w:val="000000"/>
                <w:sz w:val="16"/>
                <w:szCs w:val="16"/>
              </w:rPr>
            </w:pPr>
            <w:r>
              <w:rPr>
                <w:rFonts w:cs="Arial"/>
                <w:color w:val="000000"/>
                <w:sz w:val="16"/>
                <w:szCs w:val="16"/>
              </w:rPr>
              <w:t>00,55 – 0,72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A800F45" w14:textId="77777777" w:rsidR="00DD3BA9" w:rsidRPr="00A118F3" w:rsidRDefault="00DD3BA9" w:rsidP="0015325E">
            <w:pPr>
              <w:ind w:firstLine="0"/>
              <w:jc w:val="center"/>
              <w:rPr>
                <w:rFonts w:cs="Arial"/>
                <w:color w:val="000000"/>
                <w:sz w:val="16"/>
                <w:szCs w:val="16"/>
              </w:rPr>
            </w:pPr>
            <w:r>
              <w:rPr>
                <w:rFonts w:cs="Arial"/>
                <w:color w:val="000000"/>
                <w:sz w:val="16"/>
                <w:szCs w:val="16"/>
              </w:rPr>
              <w:t>0,55 – 0,70 %</w:t>
            </w:r>
          </w:p>
        </w:tc>
      </w:tr>
      <w:tr w:rsidR="00DD3BA9" w:rsidRPr="00ED54A0" w14:paraId="2264824F" w14:textId="77777777" w:rsidTr="0015325E">
        <w:trPr>
          <w:trHeight w:val="138"/>
        </w:trPr>
        <w:tc>
          <w:tcPr>
            <w:cnfStyle w:val="000010000000" w:firstRow="0" w:lastRow="0" w:firstColumn="0" w:lastColumn="0" w:oddVBand="1" w:evenVBand="0" w:oddHBand="0" w:evenHBand="0" w:firstRowFirstColumn="0" w:firstRowLastColumn="0" w:lastRowFirstColumn="0" w:lastRowLastColumn="0"/>
            <w:tcW w:w="1418" w:type="dxa"/>
            <w:vMerge/>
            <w:tcBorders>
              <w:bottom w:val="single" w:sz="4" w:space="0" w:color="7F7F7F" w:themeColor="text1" w:themeTint="80"/>
            </w:tcBorders>
            <w:vAlign w:val="center"/>
          </w:tcPr>
          <w:p w14:paraId="51E4445D"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tcBorders>
              <w:bottom w:val="single" w:sz="4" w:space="0" w:color="7F7F7F" w:themeColor="text1" w:themeTint="80"/>
            </w:tcBorders>
            <w:vAlign w:val="center"/>
          </w:tcPr>
          <w:p w14:paraId="3D1F9155"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7F7F7F" w:themeColor="text1" w:themeTint="80"/>
              <w:bottom w:val="single" w:sz="4" w:space="0" w:color="7F7F7F" w:themeColor="text1" w:themeTint="80"/>
            </w:tcBorders>
            <w:vAlign w:val="center"/>
          </w:tcPr>
          <w:p w14:paraId="7F1732C8" w14:textId="77777777" w:rsidR="00DD3BA9" w:rsidRPr="00A118F3" w:rsidRDefault="00DD3BA9" w:rsidP="0015325E">
            <w:pPr>
              <w:ind w:firstLine="0"/>
              <w:jc w:val="center"/>
              <w:rPr>
                <w:rFonts w:cs="Arial"/>
                <w:color w:val="000000"/>
                <w:sz w:val="16"/>
                <w:szCs w:val="16"/>
              </w:rPr>
            </w:pPr>
            <w:r>
              <w:rPr>
                <w:rFonts w:cs="Arial"/>
                <w:color w:val="000000"/>
                <w:sz w:val="16"/>
                <w:szCs w:val="16"/>
              </w:rPr>
              <w:t>RF</w:t>
            </w:r>
          </w:p>
        </w:tc>
        <w:tc>
          <w:tcPr>
            <w:cnfStyle w:val="000001000000" w:firstRow="0" w:lastRow="0" w:firstColumn="0" w:lastColumn="0" w:oddVBand="0" w:evenVBand="1" w:oddHBand="0" w:evenHBand="0" w:firstRowFirstColumn="0" w:firstRowLastColumn="0" w:lastRowFirstColumn="0" w:lastRowLastColumn="0"/>
            <w:tcW w:w="1559" w:type="dxa"/>
            <w:vMerge/>
            <w:tcBorders>
              <w:bottom w:val="single" w:sz="4" w:space="0" w:color="7F7F7F" w:themeColor="text1" w:themeTint="80"/>
            </w:tcBorders>
            <w:vAlign w:val="center"/>
          </w:tcPr>
          <w:p w14:paraId="380418BE"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tcBorders>
              <w:bottom w:val="single" w:sz="4" w:space="0" w:color="7F7F7F" w:themeColor="text1" w:themeTint="80"/>
            </w:tcBorders>
            <w:vAlign w:val="center"/>
          </w:tcPr>
          <w:p w14:paraId="1036150E"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tcBorders>
              <w:bottom w:val="single" w:sz="4" w:space="0" w:color="7F7F7F" w:themeColor="text1" w:themeTint="80"/>
            </w:tcBorders>
            <w:vAlign w:val="center"/>
          </w:tcPr>
          <w:p w14:paraId="05D2805F" w14:textId="77777777" w:rsidR="00DD3BA9" w:rsidRDefault="00DD3BA9" w:rsidP="0015325E">
            <w:pPr>
              <w:ind w:firstLine="0"/>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7F7F7F" w:themeColor="text1" w:themeTint="80"/>
            </w:tcBorders>
            <w:vAlign w:val="center"/>
          </w:tcPr>
          <w:p w14:paraId="77937E85" w14:textId="77777777" w:rsidR="00DD3BA9" w:rsidRPr="00A118F3" w:rsidRDefault="00DD3BA9" w:rsidP="0015325E">
            <w:pPr>
              <w:jc w:val="center"/>
              <w:rPr>
                <w:rFonts w:cs="Arial"/>
                <w:color w:val="000000"/>
                <w:sz w:val="16"/>
                <w:szCs w:val="16"/>
              </w:rPr>
            </w:pPr>
            <w:r>
              <w:rPr>
                <w:rFonts w:cs="Arial"/>
                <w:color w:val="000000"/>
                <w:sz w:val="16"/>
                <w:szCs w:val="16"/>
              </w:rPr>
              <w:t>00,52 – 0,72</w:t>
            </w:r>
          </w:p>
        </w:tc>
        <w:tc>
          <w:tcPr>
            <w:cnfStyle w:val="000001000000" w:firstRow="0" w:lastRow="0" w:firstColumn="0" w:lastColumn="0" w:oddVBand="0" w:evenVBand="1" w:oddHBand="0" w:evenHBand="0" w:firstRowFirstColumn="0" w:firstRowLastColumn="0" w:lastRowFirstColumn="0" w:lastRowLastColumn="0"/>
            <w:tcW w:w="1135" w:type="dxa"/>
            <w:tcBorders>
              <w:bottom w:val="single" w:sz="4" w:space="0" w:color="7F7F7F" w:themeColor="text1" w:themeTint="80"/>
            </w:tcBorders>
            <w:vAlign w:val="center"/>
          </w:tcPr>
          <w:p w14:paraId="7069B57D" w14:textId="77777777" w:rsidR="00DD3BA9" w:rsidRPr="00A118F3" w:rsidRDefault="00DD3BA9" w:rsidP="0015325E">
            <w:pPr>
              <w:ind w:firstLine="0"/>
              <w:jc w:val="center"/>
              <w:rPr>
                <w:rFonts w:cs="Arial"/>
                <w:color w:val="000000"/>
                <w:sz w:val="16"/>
                <w:szCs w:val="16"/>
              </w:rPr>
            </w:pPr>
            <w:r>
              <w:rPr>
                <w:rFonts w:cs="Arial"/>
                <w:color w:val="000000"/>
                <w:sz w:val="16"/>
                <w:szCs w:val="16"/>
              </w:rPr>
              <w:t>0,56 – 0,64 %</w:t>
            </w:r>
          </w:p>
        </w:tc>
      </w:tr>
      <w:tr w:rsidR="00DD3BA9" w:rsidRPr="006E3F75" w14:paraId="08AD454F" w14:textId="77777777" w:rsidTr="006C5BA6">
        <w:tblPrEx>
          <w:tblW w:w="9214" w:type="dxa"/>
          <w:tblInd w:w="-15" w:type="dxa"/>
          <w:tblLayout w:type="fixed"/>
          <w:tblLook w:val="0000" w:firstRow="0" w:lastRow="0" w:firstColumn="0" w:lastColumn="0" w:noHBand="0" w:noVBand="0"/>
          <w:tblPrExChange w:id="94" w:author="Liliane" w:date="2021-05-05T12:32:00Z">
            <w:tblPrEx>
              <w:tblW w:w="9214" w:type="dxa"/>
              <w:tblInd w:w="-15" w:type="dxa"/>
              <w:tblLayout w:type="fixed"/>
              <w:tblLook w:val="0000" w:firstRow="0" w:lastRow="0" w:firstColumn="0" w:lastColumn="0" w:noHBand="0" w:noVBand="0"/>
            </w:tblPrEx>
          </w:tblPrExChange>
        </w:tblPrEx>
        <w:trPr>
          <w:cnfStyle w:val="000000100000" w:firstRow="0" w:lastRow="0" w:firstColumn="0" w:lastColumn="0" w:oddVBand="0" w:evenVBand="0" w:oddHBand="1" w:evenHBand="0" w:firstRowFirstColumn="0" w:firstRowLastColumn="0" w:lastRowFirstColumn="0" w:lastRowLastColumn="0"/>
          <w:trHeight w:val="735"/>
          <w:trPrChange w:id="95" w:author="Liliane" w:date="2021-05-05T12:32:00Z">
            <w:trPr>
              <w:gridBefore w:val="1"/>
              <w:trHeight w:val="735"/>
            </w:trPr>
          </w:trPrChange>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Change w:id="96" w:author="Liliane" w:date="2021-05-05T12:32:00Z">
              <w:tcPr>
                <w:tcW w:w="1418" w:type="dxa"/>
                <w:gridSpan w:val="2"/>
                <w:vMerge w:val="restart"/>
                <w:vAlign w:val="center"/>
              </w:tcPr>
            </w:tcPrChange>
          </w:tcPr>
          <w:p w14:paraId="04E7DAF5" w14:textId="77777777" w:rsidR="00DD3BA9"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r>
              <w:rPr>
                <w:rFonts w:cs="Arial"/>
                <w:color w:val="000000"/>
                <w:sz w:val="16"/>
                <w:szCs w:val="16"/>
              </w:rPr>
              <w:t>Johnson et al., 2019</w:t>
            </w:r>
          </w:p>
          <w:p w14:paraId="4DC79CB4"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Change w:id="97" w:author="Liliane" w:date="2021-05-05T12:32:00Z">
              <w:tcPr>
                <w:tcW w:w="850" w:type="dxa"/>
                <w:gridSpan w:val="2"/>
                <w:vMerge w:val="restart"/>
                <w:vAlign w:val="center"/>
              </w:tcPr>
            </w:tcPrChange>
          </w:tcPr>
          <w:p w14:paraId="7DD38BF7" w14:textId="77777777" w:rsidR="00DD3BA9" w:rsidRPr="00A118F3" w:rsidRDefault="00DD3BA9" w:rsidP="0015325E">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r>
              <w:rPr>
                <w:rFonts w:cs="Arial"/>
                <w:color w:val="000000"/>
                <w:sz w:val="16"/>
                <w:szCs w:val="16"/>
              </w:rPr>
              <w:t>Continental</w:t>
            </w:r>
          </w:p>
        </w:tc>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Change w:id="98" w:author="Liliane" w:date="2021-05-05T12:32:00Z">
              <w:tcPr>
                <w:tcW w:w="1418" w:type="dxa"/>
                <w:gridSpan w:val="2"/>
                <w:vMerge w:val="restart"/>
                <w:vAlign w:val="center"/>
              </w:tcPr>
            </w:tcPrChange>
          </w:tcPr>
          <w:p w14:paraId="37AD761F"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r w:rsidRPr="00A118F3">
              <w:rPr>
                <w:rFonts w:cs="Arial"/>
                <w:color w:val="000000"/>
                <w:sz w:val="16"/>
                <w:szCs w:val="16"/>
              </w:rPr>
              <w:t>PLSR</w:t>
            </w:r>
          </w:p>
          <w:p w14:paraId="1499529D"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Change w:id="99" w:author="Liliane" w:date="2021-05-05T12:32:00Z">
              <w:tcPr>
                <w:tcW w:w="1559" w:type="dxa"/>
                <w:gridSpan w:val="2"/>
                <w:vMerge w:val="restart"/>
                <w:vAlign w:val="center"/>
              </w:tcPr>
            </w:tcPrChange>
          </w:tcPr>
          <w:p w14:paraId="59031239" w14:textId="77777777" w:rsidR="00DD3BA9" w:rsidRPr="00A118F3" w:rsidRDefault="00DD3BA9" w:rsidP="0015325E">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r>
              <w:rPr>
                <w:rFonts w:cs="Arial"/>
                <w:color w:val="000000"/>
                <w:sz w:val="16"/>
                <w:szCs w:val="16"/>
              </w:rPr>
              <w:t>ABS + SG-FD</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Change w:id="100" w:author="Liliane" w:date="2021-05-05T12:32:00Z">
              <w:tcPr>
                <w:tcW w:w="992" w:type="dxa"/>
                <w:gridSpan w:val="2"/>
                <w:vMerge w:val="restart"/>
                <w:vAlign w:val="center"/>
              </w:tcPr>
            </w:tcPrChange>
          </w:tcPr>
          <w:p w14:paraId="65DEEF98"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r>
              <w:rPr>
                <w:rFonts w:cs="Arial"/>
                <w:color w:val="000000"/>
                <w:sz w:val="16"/>
                <w:szCs w:val="16"/>
              </w:rPr>
              <w:t>285</w:t>
            </w:r>
          </w:p>
          <w:p w14:paraId="349A80B9"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Change w:id="101" w:author="Liliane" w:date="2021-05-05T12:32:00Z">
              <w:tcPr>
                <w:tcW w:w="1134" w:type="dxa"/>
                <w:gridSpan w:val="2"/>
                <w:vAlign w:val="center"/>
              </w:tcPr>
            </w:tcPrChange>
          </w:tcPr>
          <w:p w14:paraId="2648FF44" w14:textId="77777777" w:rsidR="00DD3BA9" w:rsidRPr="00A118F3" w:rsidRDefault="00DD3BA9">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Change w:id="102" w:author="Liliane" w:date="2021-05-05T12:32:00Z">
                <w:pPr>
                  <w:ind w:firstLine="0"/>
                  <w:cnfStyle w:val="000001100000" w:firstRow="0" w:lastRow="0" w:firstColumn="0" w:lastColumn="0" w:oddVBand="0" w:evenVBand="1" w:oddHBand="1" w:evenHBand="0" w:firstRowFirstColumn="0" w:firstRowLastColumn="0" w:lastRowFirstColumn="0" w:lastRowLastColumn="0"/>
                </w:pPr>
              </w:pPrChange>
            </w:pPr>
            <w:r>
              <w:rPr>
                <w:rFonts w:cs="Arial"/>
                <w:color w:val="000000"/>
                <w:sz w:val="16"/>
                <w:szCs w:val="16"/>
              </w:rPr>
              <w:t>SWIR</w:t>
            </w:r>
          </w:p>
        </w:tc>
        <w:tc>
          <w:tcPr>
            <w:cnfStyle w:val="000010000000" w:firstRow="0" w:lastRow="0" w:firstColumn="0" w:lastColumn="0" w:oddVBand="1" w:evenVBand="0" w:oddHBand="0" w:evenHBand="0" w:firstRowFirstColumn="0" w:firstRowLastColumn="0" w:lastRowFirstColumn="0" w:lastRowLastColumn="0"/>
            <w:tcW w:w="708" w:type="dxa"/>
            <w:vAlign w:val="center"/>
            <w:tcPrChange w:id="103" w:author="Liliane" w:date="2021-05-05T12:32:00Z">
              <w:tcPr>
                <w:tcW w:w="708" w:type="dxa"/>
                <w:gridSpan w:val="2"/>
                <w:vAlign w:val="center"/>
              </w:tcPr>
            </w:tcPrChange>
          </w:tcPr>
          <w:p w14:paraId="5975A72C" w14:textId="77777777" w:rsidR="00DD3BA9" w:rsidRPr="00A118F3" w:rsidRDefault="00DD3BA9" w:rsidP="0015325E">
            <w:pPr>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r>
              <w:rPr>
                <w:rFonts w:cs="Arial"/>
                <w:color w:val="000000"/>
                <w:sz w:val="16"/>
                <w:szCs w:val="16"/>
              </w:rPr>
              <w:t>00,78</w:t>
            </w:r>
          </w:p>
        </w:tc>
        <w:tc>
          <w:tcPr>
            <w:cnfStyle w:val="000001000000" w:firstRow="0" w:lastRow="0" w:firstColumn="0" w:lastColumn="0" w:oddVBand="0" w:evenVBand="1" w:oddHBand="0" w:evenHBand="0" w:firstRowFirstColumn="0" w:firstRowLastColumn="0" w:lastRowFirstColumn="0" w:lastRowLastColumn="0"/>
            <w:tcW w:w="1135" w:type="dxa"/>
            <w:vAlign w:val="center"/>
            <w:tcPrChange w:id="104" w:author="Liliane" w:date="2021-05-05T12:32:00Z">
              <w:tcPr>
                <w:tcW w:w="1135" w:type="dxa"/>
                <w:gridSpan w:val="2"/>
                <w:vAlign w:val="center"/>
              </w:tcPr>
            </w:tcPrChange>
          </w:tcPr>
          <w:p w14:paraId="119B2A2A" w14:textId="77777777" w:rsidR="00DD3BA9" w:rsidRPr="00A118F3" w:rsidRDefault="00DD3BA9" w:rsidP="0015325E">
            <w:pPr>
              <w:ind w:firstLine="0"/>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r>
              <w:rPr>
                <w:rFonts w:cs="Arial"/>
                <w:color w:val="000000"/>
                <w:sz w:val="16"/>
                <w:szCs w:val="16"/>
              </w:rPr>
              <w:t>0,55 %</w:t>
            </w:r>
          </w:p>
        </w:tc>
      </w:tr>
      <w:tr w:rsidR="00DD3BA9" w:rsidRPr="006E3F75" w14:paraId="7BC3C9EE" w14:textId="77777777" w:rsidTr="006C5BA6">
        <w:tblPrEx>
          <w:tblW w:w="9214" w:type="dxa"/>
          <w:tblInd w:w="-15" w:type="dxa"/>
          <w:tblLayout w:type="fixed"/>
          <w:tblLook w:val="0000" w:firstRow="0" w:lastRow="0" w:firstColumn="0" w:lastColumn="0" w:noHBand="0" w:noVBand="0"/>
          <w:tblPrExChange w:id="105" w:author="Liliane" w:date="2021-05-05T12:32:00Z">
            <w:tblPrEx>
              <w:tblW w:w="9214" w:type="dxa"/>
              <w:tblInd w:w="-15" w:type="dxa"/>
              <w:tblLayout w:type="fixed"/>
              <w:tblLook w:val="0000" w:firstRow="0" w:lastRow="0" w:firstColumn="0" w:lastColumn="0" w:noHBand="0" w:noVBand="0"/>
            </w:tblPrEx>
          </w:tblPrExChange>
        </w:tblPrEx>
        <w:trPr>
          <w:trHeight w:val="735"/>
          <w:trPrChange w:id="106" w:author="Liliane" w:date="2021-05-05T12:32:00Z">
            <w:trPr>
              <w:gridBefore w:val="1"/>
              <w:trHeight w:val="735"/>
            </w:trPr>
          </w:trPrChange>
        </w:trPr>
        <w:tc>
          <w:tcPr>
            <w:cnfStyle w:val="000010000000" w:firstRow="0" w:lastRow="0" w:firstColumn="0" w:lastColumn="0" w:oddVBand="1" w:evenVBand="0" w:oddHBand="0" w:evenHBand="0" w:firstRowFirstColumn="0" w:firstRowLastColumn="0" w:lastRowFirstColumn="0" w:lastRowLastColumn="0"/>
            <w:tcW w:w="1418" w:type="dxa"/>
            <w:vMerge/>
            <w:vAlign w:val="center"/>
            <w:tcPrChange w:id="107" w:author="Liliane" w:date="2021-05-05T12:32:00Z">
              <w:tcPr>
                <w:tcW w:w="1418" w:type="dxa"/>
                <w:gridSpan w:val="2"/>
                <w:vMerge/>
                <w:vAlign w:val="center"/>
              </w:tcPr>
            </w:tcPrChange>
          </w:tcPr>
          <w:p w14:paraId="7A489614"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Change w:id="108" w:author="Liliane" w:date="2021-05-05T12:32:00Z">
              <w:tcPr>
                <w:tcW w:w="850" w:type="dxa"/>
                <w:gridSpan w:val="2"/>
                <w:vMerge/>
                <w:vAlign w:val="center"/>
              </w:tcPr>
            </w:tcPrChange>
          </w:tcPr>
          <w:p w14:paraId="4DB267D0"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Change w:id="109" w:author="Liliane" w:date="2021-05-05T12:32:00Z">
              <w:tcPr>
                <w:tcW w:w="1418" w:type="dxa"/>
                <w:gridSpan w:val="2"/>
                <w:vMerge/>
                <w:vAlign w:val="center"/>
              </w:tcPr>
            </w:tcPrChange>
          </w:tcPr>
          <w:p w14:paraId="50457BCA" w14:textId="77777777" w:rsidR="00DD3BA9" w:rsidRPr="00A118F3"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Change w:id="110" w:author="Liliane" w:date="2021-05-05T12:32:00Z">
              <w:tcPr>
                <w:tcW w:w="1559" w:type="dxa"/>
                <w:gridSpan w:val="2"/>
                <w:vMerge/>
                <w:vAlign w:val="center"/>
              </w:tcPr>
            </w:tcPrChange>
          </w:tcPr>
          <w:p w14:paraId="14AADD6F"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Change w:id="111" w:author="Liliane" w:date="2021-05-05T12:32:00Z">
              <w:tcPr>
                <w:tcW w:w="992" w:type="dxa"/>
                <w:gridSpan w:val="2"/>
                <w:vMerge/>
                <w:vAlign w:val="center"/>
              </w:tcPr>
            </w:tcPrChange>
          </w:tcPr>
          <w:p w14:paraId="79FDB81F"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tcBorders>
              <w:top w:val="single" w:sz="4" w:space="0" w:color="7F7F7F" w:themeColor="text1" w:themeTint="80"/>
              <w:bottom w:val="single" w:sz="4" w:space="0" w:color="7F7F7F" w:themeColor="text1" w:themeTint="80"/>
            </w:tcBorders>
            <w:vAlign w:val="center"/>
            <w:tcPrChange w:id="112" w:author="Liliane" w:date="2021-05-05T12:32:00Z">
              <w:tcPr>
                <w:tcW w:w="1134" w:type="dxa"/>
                <w:gridSpan w:val="2"/>
                <w:tcBorders>
                  <w:top w:val="single" w:sz="4" w:space="0" w:color="7F7F7F" w:themeColor="text1" w:themeTint="80"/>
                  <w:bottom w:val="single" w:sz="4" w:space="0" w:color="7F7F7F" w:themeColor="text1" w:themeTint="80"/>
                </w:tcBorders>
                <w:vAlign w:val="center"/>
              </w:tcPr>
            </w:tcPrChange>
          </w:tcPr>
          <w:p w14:paraId="158D846F" w14:textId="77777777" w:rsidR="00DD3BA9" w:rsidRPr="00A118F3" w:rsidRDefault="00DD3BA9">
            <w:pPr>
              <w:ind w:firstLine="0"/>
              <w:jc w:val="center"/>
              <w:rPr>
                <w:rFonts w:cs="Arial"/>
                <w:color w:val="000000"/>
                <w:sz w:val="16"/>
                <w:szCs w:val="16"/>
              </w:rPr>
              <w:pPrChange w:id="113" w:author="Liliane" w:date="2021-05-05T12:32:00Z">
                <w:pPr>
                  <w:ind w:firstLine="0"/>
                </w:pPr>
              </w:pPrChange>
            </w:pPr>
            <w:r>
              <w:rPr>
                <w:rFonts w:cs="Arial"/>
                <w:color w:val="000000"/>
                <w:sz w:val="16"/>
                <w:szCs w:val="16"/>
              </w:rPr>
              <w:t>MIR</w:t>
            </w:r>
          </w:p>
        </w:tc>
        <w:tc>
          <w:tcPr>
            <w:cnfStyle w:val="000010000000" w:firstRow="0" w:lastRow="0" w:firstColumn="0" w:lastColumn="0" w:oddVBand="1" w:evenVBand="0" w:oddHBand="0" w:evenHBand="0" w:firstRowFirstColumn="0" w:firstRowLastColumn="0" w:lastRowFirstColumn="0" w:lastRowLastColumn="0"/>
            <w:tcW w:w="708" w:type="dxa"/>
            <w:vAlign w:val="center"/>
            <w:tcPrChange w:id="114" w:author="Liliane" w:date="2021-05-05T12:32:00Z">
              <w:tcPr>
                <w:tcW w:w="708" w:type="dxa"/>
                <w:gridSpan w:val="2"/>
                <w:vAlign w:val="center"/>
              </w:tcPr>
            </w:tcPrChange>
          </w:tcPr>
          <w:p w14:paraId="711E63DF" w14:textId="77777777" w:rsidR="00DD3BA9" w:rsidRPr="00A118F3" w:rsidRDefault="00DD3BA9" w:rsidP="0015325E">
            <w:pPr>
              <w:jc w:val="center"/>
              <w:rPr>
                <w:rFonts w:cs="Arial"/>
                <w:color w:val="000000"/>
                <w:sz w:val="16"/>
                <w:szCs w:val="16"/>
              </w:rPr>
            </w:pPr>
            <w:r>
              <w:rPr>
                <w:rFonts w:cs="Arial"/>
                <w:color w:val="000000"/>
                <w:sz w:val="16"/>
                <w:szCs w:val="16"/>
              </w:rPr>
              <w:t>00,80</w:t>
            </w:r>
          </w:p>
        </w:tc>
        <w:tc>
          <w:tcPr>
            <w:cnfStyle w:val="000001000000" w:firstRow="0" w:lastRow="0" w:firstColumn="0" w:lastColumn="0" w:oddVBand="0" w:evenVBand="1" w:oddHBand="0" w:evenHBand="0" w:firstRowFirstColumn="0" w:firstRowLastColumn="0" w:lastRowFirstColumn="0" w:lastRowLastColumn="0"/>
            <w:tcW w:w="1135" w:type="dxa"/>
            <w:vAlign w:val="center"/>
            <w:tcPrChange w:id="115" w:author="Liliane" w:date="2021-05-05T12:32:00Z">
              <w:tcPr>
                <w:tcW w:w="1135" w:type="dxa"/>
                <w:gridSpan w:val="2"/>
                <w:vAlign w:val="center"/>
              </w:tcPr>
            </w:tcPrChange>
          </w:tcPr>
          <w:p w14:paraId="35EA6224" w14:textId="77777777" w:rsidR="00DD3BA9" w:rsidRPr="00A118F3" w:rsidRDefault="00DD3BA9" w:rsidP="0015325E">
            <w:pPr>
              <w:ind w:firstLine="0"/>
              <w:rPr>
                <w:rFonts w:cs="Arial"/>
                <w:color w:val="000000"/>
                <w:sz w:val="16"/>
                <w:szCs w:val="16"/>
              </w:rPr>
            </w:pPr>
            <w:r>
              <w:rPr>
                <w:rFonts w:cs="Arial"/>
                <w:color w:val="000000"/>
                <w:sz w:val="16"/>
                <w:szCs w:val="16"/>
              </w:rPr>
              <w:t>0,52 %</w:t>
            </w:r>
          </w:p>
        </w:tc>
      </w:tr>
      <w:tr w:rsidR="00DD3BA9" w:rsidRPr="006E3F75" w14:paraId="53EC398E" w14:textId="77777777" w:rsidTr="006C5BA6">
        <w:tblPrEx>
          <w:tblW w:w="9214" w:type="dxa"/>
          <w:tblInd w:w="-15" w:type="dxa"/>
          <w:tblLayout w:type="fixed"/>
          <w:tblLook w:val="0000" w:firstRow="0" w:lastRow="0" w:firstColumn="0" w:lastColumn="0" w:noHBand="0" w:noVBand="0"/>
          <w:tblPrExChange w:id="116" w:author="Liliane" w:date="2021-05-05T12:33:00Z">
            <w:tblPrEx>
              <w:tblW w:w="9214" w:type="dxa"/>
              <w:tblInd w:w="-15" w:type="dxa"/>
              <w:tblLayout w:type="fixed"/>
              <w:tblLook w:val="0000" w:firstRow="0" w:lastRow="0" w:firstColumn="0" w:lastColumn="0" w:noHBand="0" w:noVBand="0"/>
            </w:tblPrEx>
          </w:tblPrExChange>
        </w:tblPrEx>
        <w:trPr>
          <w:cnfStyle w:val="000000100000" w:firstRow="0" w:lastRow="0" w:firstColumn="0" w:lastColumn="0" w:oddVBand="0" w:evenVBand="0" w:oddHBand="1" w:evenHBand="0" w:firstRowFirstColumn="0" w:firstRowLastColumn="0" w:lastRowFirstColumn="0" w:lastRowLastColumn="0"/>
          <w:trHeight w:val="735"/>
          <w:trPrChange w:id="117" w:author="Liliane" w:date="2021-05-05T12:33:00Z">
            <w:trPr>
              <w:gridBefore w:val="1"/>
              <w:trHeight w:val="735"/>
            </w:trPr>
          </w:trPrChange>
        </w:trPr>
        <w:tc>
          <w:tcPr>
            <w:cnfStyle w:val="000010000000" w:firstRow="0" w:lastRow="0" w:firstColumn="0" w:lastColumn="0" w:oddVBand="1" w:evenVBand="0" w:oddHBand="0" w:evenHBand="0" w:firstRowFirstColumn="0" w:firstRowLastColumn="0" w:lastRowFirstColumn="0" w:lastRowLastColumn="0"/>
            <w:tcW w:w="1418" w:type="dxa"/>
            <w:vMerge/>
            <w:vAlign w:val="center"/>
            <w:tcPrChange w:id="118" w:author="Liliane" w:date="2021-05-05T12:33:00Z">
              <w:tcPr>
                <w:tcW w:w="1418" w:type="dxa"/>
                <w:gridSpan w:val="2"/>
                <w:vMerge/>
                <w:vAlign w:val="center"/>
              </w:tcPr>
            </w:tcPrChange>
          </w:tcPr>
          <w:p w14:paraId="21269AE9" w14:textId="77777777" w:rsidR="00DD3BA9"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Change w:id="119" w:author="Liliane" w:date="2021-05-05T12:33:00Z">
              <w:tcPr>
                <w:tcW w:w="850" w:type="dxa"/>
                <w:gridSpan w:val="2"/>
                <w:vMerge/>
                <w:vAlign w:val="center"/>
              </w:tcPr>
            </w:tcPrChange>
          </w:tcPr>
          <w:p w14:paraId="6111A267" w14:textId="77777777" w:rsidR="00DD3BA9" w:rsidRDefault="00DD3BA9" w:rsidP="0015325E">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Merge/>
            <w:vAlign w:val="center"/>
            <w:tcPrChange w:id="120" w:author="Liliane" w:date="2021-05-05T12:33:00Z">
              <w:tcPr>
                <w:tcW w:w="1418" w:type="dxa"/>
                <w:gridSpan w:val="2"/>
                <w:vMerge/>
                <w:vAlign w:val="center"/>
              </w:tcPr>
            </w:tcPrChange>
          </w:tcPr>
          <w:p w14:paraId="7C902760" w14:textId="77777777" w:rsidR="00DD3BA9" w:rsidRPr="00A118F3"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559" w:type="dxa"/>
            <w:vMerge/>
            <w:vAlign w:val="center"/>
            <w:tcPrChange w:id="121" w:author="Liliane" w:date="2021-05-05T12:33:00Z">
              <w:tcPr>
                <w:tcW w:w="1559" w:type="dxa"/>
                <w:gridSpan w:val="2"/>
                <w:vMerge/>
                <w:vAlign w:val="center"/>
              </w:tcPr>
            </w:tcPrChange>
          </w:tcPr>
          <w:p w14:paraId="41438589" w14:textId="77777777" w:rsidR="00DD3BA9" w:rsidRPr="00A118F3" w:rsidRDefault="00DD3BA9" w:rsidP="0015325E">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Change w:id="122" w:author="Liliane" w:date="2021-05-05T12:33:00Z">
              <w:tcPr>
                <w:tcW w:w="992" w:type="dxa"/>
                <w:gridSpan w:val="2"/>
                <w:vMerge/>
                <w:vAlign w:val="center"/>
              </w:tcPr>
            </w:tcPrChange>
          </w:tcPr>
          <w:p w14:paraId="5666B5C1" w14:textId="77777777" w:rsidR="00DD3BA9" w:rsidRDefault="00DD3BA9" w:rsidP="0015325E">
            <w:pPr>
              <w:ind w:firstLine="0"/>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Align w:val="center"/>
            <w:tcPrChange w:id="123" w:author="Liliane" w:date="2021-05-05T12:33:00Z">
              <w:tcPr>
                <w:tcW w:w="1134" w:type="dxa"/>
                <w:gridSpan w:val="2"/>
                <w:vAlign w:val="center"/>
              </w:tcPr>
            </w:tcPrChange>
          </w:tcPr>
          <w:p w14:paraId="3D5796EA" w14:textId="77777777" w:rsidR="00DD3BA9" w:rsidRPr="00A118F3" w:rsidRDefault="00DD3BA9">
            <w:pPr>
              <w:ind w:firstLine="0"/>
              <w:jc w:val="center"/>
              <w:cnfStyle w:val="000001100000" w:firstRow="0" w:lastRow="0" w:firstColumn="0" w:lastColumn="0" w:oddVBand="0" w:evenVBand="1" w:oddHBand="1" w:evenHBand="0" w:firstRowFirstColumn="0" w:firstRowLastColumn="0" w:lastRowFirstColumn="0" w:lastRowLastColumn="0"/>
              <w:rPr>
                <w:rFonts w:cs="Arial"/>
                <w:color w:val="000000"/>
                <w:sz w:val="16"/>
                <w:szCs w:val="16"/>
              </w:rPr>
              <w:pPrChange w:id="124" w:author="Liliane" w:date="2021-05-05T12:33:00Z">
                <w:pPr>
                  <w:ind w:firstLine="0"/>
                  <w:cnfStyle w:val="000001100000" w:firstRow="0" w:lastRow="0" w:firstColumn="0" w:lastColumn="0" w:oddVBand="0" w:evenVBand="1" w:oddHBand="1" w:evenHBand="0" w:firstRowFirstColumn="0" w:firstRowLastColumn="0" w:lastRowFirstColumn="0" w:lastRowLastColumn="0"/>
                </w:pPr>
              </w:pPrChange>
            </w:pPr>
            <w:r>
              <w:rPr>
                <w:rFonts w:cs="Arial"/>
                <w:color w:val="000000"/>
                <w:sz w:val="16"/>
                <w:szCs w:val="16"/>
              </w:rPr>
              <w:t>SWIR + MIR</w:t>
            </w:r>
          </w:p>
        </w:tc>
        <w:tc>
          <w:tcPr>
            <w:cnfStyle w:val="000010000000" w:firstRow="0" w:lastRow="0" w:firstColumn="0" w:lastColumn="0" w:oddVBand="1" w:evenVBand="0" w:oddHBand="0" w:evenHBand="0" w:firstRowFirstColumn="0" w:firstRowLastColumn="0" w:lastRowFirstColumn="0" w:lastRowLastColumn="0"/>
            <w:tcW w:w="708" w:type="dxa"/>
            <w:vAlign w:val="center"/>
            <w:tcPrChange w:id="125" w:author="Liliane" w:date="2021-05-05T12:33:00Z">
              <w:tcPr>
                <w:tcW w:w="708" w:type="dxa"/>
                <w:gridSpan w:val="2"/>
                <w:vAlign w:val="center"/>
              </w:tcPr>
            </w:tcPrChange>
          </w:tcPr>
          <w:p w14:paraId="644554C4" w14:textId="77777777" w:rsidR="00DD3BA9" w:rsidRPr="00A118F3" w:rsidRDefault="00DD3BA9" w:rsidP="0015325E">
            <w:pPr>
              <w:jc w:val="center"/>
              <w:cnfStyle w:val="000010100000" w:firstRow="0" w:lastRow="0" w:firstColumn="0" w:lastColumn="0" w:oddVBand="1" w:evenVBand="0" w:oddHBand="1" w:evenHBand="0" w:firstRowFirstColumn="0" w:firstRowLastColumn="0" w:lastRowFirstColumn="0" w:lastRowLastColumn="0"/>
              <w:rPr>
                <w:rFonts w:cs="Arial"/>
                <w:color w:val="000000"/>
                <w:sz w:val="16"/>
                <w:szCs w:val="16"/>
              </w:rPr>
            </w:pPr>
            <w:r>
              <w:rPr>
                <w:rFonts w:cs="Arial"/>
                <w:color w:val="000000"/>
                <w:sz w:val="16"/>
                <w:szCs w:val="16"/>
              </w:rPr>
              <w:t>00,82</w:t>
            </w:r>
          </w:p>
        </w:tc>
        <w:tc>
          <w:tcPr>
            <w:cnfStyle w:val="000001000000" w:firstRow="0" w:lastRow="0" w:firstColumn="0" w:lastColumn="0" w:oddVBand="0" w:evenVBand="1" w:oddHBand="0" w:evenHBand="0" w:firstRowFirstColumn="0" w:firstRowLastColumn="0" w:lastRowFirstColumn="0" w:lastRowLastColumn="0"/>
            <w:tcW w:w="1135" w:type="dxa"/>
            <w:vAlign w:val="center"/>
            <w:tcPrChange w:id="126" w:author="Liliane" w:date="2021-05-05T12:33:00Z">
              <w:tcPr>
                <w:tcW w:w="1135" w:type="dxa"/>
                <w:gridSpan w:val="2"/>
                <w:vAlign w:val="center"/>
              </w:tcPr>
            </w:tcPrChange>
          </w:tcPr>
          <w:p w14:paraId="52D1C12A" w14:textId="77777777" w:rsidR="00DD3BA9" w:rsidRPr="00A118F3" w:rsidRDefault="00DD3BA9" w:rsidP="0015325E">
            <w:pPr>
              <w:ind w:firstLine="0"/>
              <w:cnfStyle w:val="000001100000" w:firstRow="0" w:lastRow="0" w:firstColumn="0" w:lastColumn="0" w:oddVBand="0" w:evenVBand="1" w:oddHBand="1" w:evenHBand="0" w:firstRowFirstColumn="0" w:firstRowLastColumn="0" w:lastRowFirstColumn="0" w:lastRowLastColumn="0"/>
              <w:rPr>
                <w:rFonts w:cs="Arial"/>
                <w:color w:val="000000"/>
                <w:sz w:val="16"/>
                <w:szCs w:val="16"/>
              </w:rPr>
            </w:pPr>
            <w:r>
              <w:rPr>
                <w:rFonts w:cs="Arial"/>
                <w:color w:val="000000"/>
                <w:sz w:val="16"/>
                <w:szCs w:val="16"/>
              </w:rPr>
              <w:t>0,49 %</w:t>
            </w:r>
          </w:p>
        </w:tc>
      </w:tr>
      <w:tr w:rsidR="00DD3BA9" w:rsidRPr="007720F9" w14:paraId="72AB64AF" w14:textId="77777777" w:rsidTr="00B3445B">
        <w:tblPrEx>
          <w:tblW w:w="9214" w:type="dxa"/>
          <w:tblInd w:w="-15" w:type="dxa"/>
          <w:tblLayout w:type="fixed"/>
          <w:tblLook w:val="0000" w:firstRow="0" w:lastRow="0" w:firstColumn="0" w:lastColumn="0" w:noHBand="0" w:noVBand="0"/>
          <w:tblPrExChange w:id="127" w:author="Liliane" w:date="2021-05-05T12:34:00Z">
            <w:tblPrEx>
              <w:tblW w:w="9214" w:type="dxa"/>
              <w:tblInd w:w="-15" w:type="dxa"/>
              <w:tblLayout w:type="fixed"/>
              <w:tblLook w:val="0000" w:firstRow="0" w:lastRow="0" w:firstColumn="0" w:lastColumn="0" w:noHBand="0" w:noVBand="0"/>
            </w:tblPrEx>
          </w:tblPrExChange>
        </w:tblPrEx>
        <w:trPr>
          <w:trHeight w:val="162"/>
          <w:trPrChange w:id="128" w:author="Liliane" w:date="2021-05-05T12:34:00Z">
            <w:trPr>
              <w:gridBefore w:val="1"/>
              <w:trHeight w:val="162"/>
            </w:trPr>
          </w:trPrChange>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Change w:id="129" w:author="Liliane" w:date="2021-05-05T12:34:00Z">
              <w:tcPr>
                <w:tcW w:w="1418" w:type="dxa"/>
                <w:gridSpan w:val="2"/>
                <w:vMerge w:val="restart"/>
                <w:vAlign w:val="center"/>
              </w:tcPr>
            </w:tcPrChange>
          </w:tcPr>
          <w:p w14:paraId="2868D980" w14:textId="77777777" w:rsidR="00DD3BA9" w:rsidRPr="00A118F3" w:rsidRDefault="00DD3BA9" w:rsidP="0015325E">
            <w:pPr>
              <w:ind w:firstLine="0"/>
              <w:jc w:val="center"/>
              <w:rPr>
                <w:rFonts w:cs="Arial"/>
                <w:color w:val="000000"/>
                <w:sz w:val="16"/>
                <w:szCs w:val="16"/>
              </w:rPr>
            </w:pPr>
            <w:proofErr w:type="spellStart"/>
            <w:r>
              <w:rPr>
                <w:rFonts w:cs="Arial"/>
                <w:color w:val="000000"/>
                <w:sz w:val="16"/>
                <w:szCs w:val="16"/>
              </w:rPr>
              <w:t>Xu</w:t>
            </w:r>
            <w:proofErr w:type="spellEnd"/>
            <w:r>
              <w:rPr>
                <w:rFonts w:cs="Arial"/>
                <w:color w:val="000000"/>
                <w:sz w:val="16"/>
                <w:szCs w:val="16"/>
              </w:rPr>
              <w:t xml:space="preserve"> et al., 2018</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Change w:id="130" w:author="Liliane" w:date="2021-05-05T12:34:00Z">
              <w:tcPr>
                <w:tcW w:w="850" w:type="dxa"/>
                <w:gridSpan w:val="2"/>
                <w:vMerge w:val="restart"/>
                <w:vAlign w:val="center"/>
              </w:tcPr>
            </w:tcPrChange>
          </w:tcPr>
          <w:p w14:paraId="596CBFF7" w14:textId="77777777" w:rsidR="00DD3BA9" w:rsidRPr="00A118F3" w:rsidRDefault="00DD3BA9" w:rsidP="0015325E">
            <w:pPr>
              <w:ind w:firstLine="0"/>
              <w:jc w:val="center"/>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Change w:id="131" w:author="Liliane" w:date="2021-05-05T12:34:00Z">
              <w:tcPr>
                <w:tcW w:w="1418" w:type="dxa"/>
                <w:gridSpan w:val="2"/>
                <w:vAlign w:val="center"/>
              </w:tcPr>
            </w:tcPrChange>
          </w:tcPr>
          <w:p w14:paraId="3C0D56F9" w14:textId="77777777" w:rsidR="00DD3BA9" w:rsidRPr="00A118F3" w:rsidRDefault="00DD3BA9" w:rsidP="0015325E">
            <w:pPr>
              <w:ind w:firstLine="0"/>
              <w:jc w:val="center"/>
              <w:rPr>
                <w:rFonts w:cs="Arial"/>
                <w:color w:val="000000"/>
                <w:sz w:val="16"/>
                <w:szCs w:val="16"/>
              </w:rPr>
            </w:pPr>
            <w:r>
              <w:rPr>
                <w:rFonts w:cs="Arial"/>
                <w:color w:val="000000"/>
                <w:sz w:val="16"/>
                <w:szCs w:val="16"/>
              </w:rPr>
              <w:t>PCR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Change w:id="132" w:author="Liliane" w:date="2021-05-05T12:34:00Z">
              <w:tcPr>
                <w:tcW w:w="1559" w:type="dxa"/>
                <w:gridSpan w:val="2"/>
                <w:vMerge w:val="restart"/>
                <w:vAlign w:val="center"/>
              </w:tcPr>
            </w:tcPrChange>
          </w:tcPr>
          <w:p w14:paraId="66CE6C0A" w14:textId="77777777" w:rsidR="00DD3BA9" w:rsidRPr="00A118F3" w:rsidRDefault="00DD3BA9" w:rsidP="0015325E">
            <w:pPr>
              <w:ind w:firstLine="0"/>
              <w:jc w:val="center"/>
              <w:rPr>
                <w:rFonts w:cs="Arial"/>
                <w:color w:val="000000"/>
                <w:sz w:val="16"/>
                <w:szCs w:val="16"/>
              </w:rPr>
            </w:pPr>
            <w:r>
              <w:rPr>
                <w:rFonts w:cs="Arial"/>
                <w:color w:val="000000"/>
                <w:sz w:val="16"/>
                <w:szCs w:val="16"/>
              </w:rPr>
              <w:t>SG-FD</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Change w:id="133" w:author="Liliane" w:date="2021-05-05T12:34:00Z">
              <w:tcPr>
                <w:tcW w:w="992" w:type="dxa"/>
                <w:gridSpan w:val="2"/>
                <w:vMerge w:val="restart"/>
                <w:vAlign w:val="center"/>
              </w:tcPr>
            </w:tcPrChange>
          </w:tcPr>
          <w:p w14:paraId="1813B6D1" w14:textId="77777777" w:rsidR="00DD3BA9" w:rsidRPr="00A118F3" w:rsidRDefault="00DD3BA9" w:rsidP="0015325E">
            <w:pPr>
              <w:ind w:firstLine="0"/>
              <w:jc w:val="center"/>
              <w:rPr>
                <w:rFonts w:cs="Arial"/>
                <w:color w:val="000000"/>
                <w:sz w:val="16"/>
                <w:szCs w:val="16"/>
              </w:rPr>
            </w:pPr>
            <w:r>
              <w:rPr>
                <w:rFonts w:cs="Arial"/>
                <w:color w:val="000000"/>
                <w:sz w:val="16"/>
                <w:szCs w:val="16"/>
              </w:rPr>
              <w:t>585</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Change w:id="134" w:author="Liliane" w:date="2021-05-05T12:34:00Z">
              <w:tcPr>
                <w:tcW w:w="1134" w:type="dxa"/>
                <w:gridSpan w:val="2"/>
                <w:vMerge w:val="restart"/>
                <w:vAlign w:val="center"/>
              </w:tcPr>
            </w:tcPrChange>
          </w:tcPr>
          <w:p w14:paraId="47593B14" w14:textId="77777777" w:rsidR="00DD3BA9" w:rsidRPr="00A118F3" w:rsidRDefault="00DD3BA9" w:rsidP="0015325E">
            <w:pPr>
              <w:ind w:firstLine="0"/>
              <w:jc w:val="center"/>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bottom"/>
            <w:tcPrChange w:id="135" w:author="Liliane" w:date="2021-05-05T12:34:00Z">
              <w:tcPr>
                <w:tcW w:w="708" w:type="dxa"/>
                <w:gridSpan w:val="2"/>
                <w:vAlign w:val="center"/>
              </w:tcPr>
            </w:tcPrChange>
          </w:tcPr>
          <w:p w14:paraId="453C4F39" w14:textId="77777777" w:rsidR="00DD3BA9" w:rsidRDefault="00DD3BA9" w:rsidP="00B3445B">
            <w:pPr>
              <w:ind w:firstLine="0"/>
              <w:jc w:val="center"/>
              <w:rPr>
                <w:rFonts w:cs="Arial"/>
                <w:color w:val="000000"/>
                <w:sz w:val="16"/>
                <w:szCs w:val="16"/>
              </w:rPr>
            </w:pPr>
            <w:r>
              <w:rPr>
                <w:rFonts w:cs="Arial"/>
                <w:color w:val="000000"/>
                <w:sz w:val="16"/>
                <w:szCs w:val="16"/>
              </w:rPr>
              <w:t>0,83</w:t>
            </w:r>
          </w:p>
        </w:tc>
        <w:tc>
          <w:tcPr>
            <w:cnfStyle w:val="000001000000" w:firstRow="0" w:lastRow="0" w:firstColumn="0" w:lastColumn="0" w:oddVBand="0" w:evenVBand="1" w:oddHBand="0" w:evenHBand="0" w:firstRowFirstColumn="0" w:firstRowLastColumn="0" w:lastRowFirstColumn="0" w:lastRowLastColumn="0"/>
            <w:tcW w:w="1135" w:type="dxa"/>
            <w:vAlign w:val="center"/>
            <w:tcPrChange w:id="136" w:author="Liliane" w:date="2021-05-05T12:34:00Z">
              <w:tcPr>
                <w:tcW w:w="1135" w:type="dxa"/>
                <w:gridSpan w:val="2"/>
                <w:vAlign w:val="center"/>
              </w:tcPr>
            </w:tcPrChange>
          </w:tcPr>
          <w:p w14:paraId="35B81932" w14:textId="77777777" w:rsidR="00DD3BA9" w:rsidRPr="00EE78FD" w:rsidRDefault="00DD3BA9" w:rsidP="0015325E">
            <w:pPr>
              <w:ind w:firstLine="0"/>
              <w:jc w:val="center"/>
              <w:rPr>
                <w:rFonts w:cs="Arial"/>
                <w:color w:val="000000"/>
                <w:sz w:val="16"/>
                <w:szCs w:val="16"/>
                <w:vertAlign w:val="superscript"/>
              </w:rPr>
            </w:pPr>
            <w:r>
              <w:rPr>
                <w:rFonts w:cs="Arial"/>
                <w:color w:val="000000"/>
                <w:sz w:val="16"/>
                <w:szCs w:val="16"/>
              </w:rPr>
              <w:t>6,21 g kg</w:t>
            </w:r>
            <w:r>
              <w:rPr>
                <w:rFonts w:cs="Arial"/>
                <w:color w:val="000000"/>
                <w:sz w:val="16"/>
                <w:szCs w:val="16"/>
                <w:vertAlign w:val="superscript"/>
              </w:rPr>
              <w:t>-1</w:t>
            </w:r>
          </w:p>
        </w:tc>
      </w:tr>
      <w:tr w:rsidR="00DD3BA9" w:rsidRPr="007720F9" w14:paraId="76D1D7B3" w14:textId="77777777" w:rsidTr="0015325E">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4427F64"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761DF5DE"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766E3DFB" w14:textId="77777777" w:rsidR="00DD3BA9" w:rsidRPr="00A118F3" w:rsidRDefault="00DD3BA9" w:rsidP="0015325E">
            <w:pPr>
              <w:ind w:firstLine="0"/>
              <w:jc w:val="center"/>
              <w:rPr>
                <w:rFonts w:cs="Arial"/>
                <w:color w:val="000000"/>
                <w:sz w:val="16"/>
                <w:szCs w:val="16"/>
              </w:rPr>
            </w:pPr>
            <w:r>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7E4CBB98"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60C5A855"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9D7B74C"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39FA01A" w14:textId="77777777" w:rsidR="00DD3BA9" w:rsidRDefault="00DD3BA9" w:rsidP="0015325E">
            <w:pPr>
              <w:ind w:firstLine="0"/>
              <w:jc w:val="center"/>
              <w:rPr>
                <w:rFonts w:cs="Arial"/>
                <w:color w:val="000000"/>
                <w:sz w:val="16"/>
                <w:szCs w:val="16"/>
              </w:rPr>
            </w:pPr>
            <w:r>
              <w:rPr>
                <w:rFonts w:cs="Arial"/>
                <w:color w:val="000000"/>
                <w:sz w:val="16"/>
                <w:szCs w:val="16"/>
              </w:rPr>
              <w:t xml:space="preserve">0,86 </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1DCDAF7C" w14:textId="77777777" w:rsidR="00DD3BA9" w:rsidRPr="00EE78FD" w:rsidRDefault="00DD3BA9" w:rsidP="0015325E">
            <w:pPr>
              <w:ind w:firstLine="0"/>
              <w:jc w:val="center"/>
              <w:rPr>
                <w:rFonts w:cs="Arial"/>
                <w:color w:val="000000"/>
                <w:sz w:val="16"/>
                <w:szCs w:val="16"/>
                <w:vertAlign w:val="superscript"/>
              </w:rPr>
            </w:pPr>
            <w:r>
              <w:rPr>
                <w:rFonts w:cs="Arial"/>
                <w:color w:val="000000"/>
                <w:sz w:val="16"/>
                <w:szCs w:val="16"/>
              </w:rPr>
              <w:t>5,59 g kg</w:t>
            </w:r>
            <w:r>
              <w:rPr>
                <w:rFonts w:cs="Arial"/>
                <w:color w:val="000000"/>
                <w:sz w:val="16"/>
                <w:szCs w:val="16"/>
                <w:vertAlign w:val="superscript"/>
              </w:rPr>
              <w:t>-1</w:t>
            </w:r>
          </w:p>
        </w:tc>
      </w:tr>
      <w:tr w:rsidR="00DD3BA9" w:rsidRPr="007720F9" w14:paraId="2689A953" w14:textId="77777777" w:rsidTr="0015325E">
        <w:trPr>
          <w:trHeight w:val="161"/>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B4CDBF2"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7E9EBEBB"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B081AD3" w14:textId="77777777" w:rsidR="00DD3BA9" w:rsidRPr="00A118F3" w:rsidRDefault="00DD3BA9" w:rsidP="0015325E">
            <w:pPr>
              <w:ind w:firstLine="0"/>
              <w:jc w:val="center"/>
              <w:rPr>
                <w:rFonts w:cs="Arial"/>
                <w:color w:val="000000"/>
                <w:sz w:val="16"/>
                <w:szCs w:val="16"/>
              </w:rPr>
            </w:pPr>
            <w:r>
              <w:rPr>
                <w:rFonts w:cs="Arial"/>
                <w:color w:val="000000"/>
                <w:sz w:val="16"/>
                <w:szCs w:val="16"/>
              </w:rPr>
              <w:t>BPNN</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70F9D31C"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3B24DDCC"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05DA212"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31F4089" w14:textId="77777777" w:rsidR="00DD3BA9" w:rsidRDefault="00DD3BA9" w:rsidP="0015325E">
            <w:pPr>
              <w:ind w:firstLine="0"/>
              <w:jc w:val="center"/>
              <w:rPr>
                <w:rFonts w:cs="Arial"/>
                <w:color w:val="000000"/>
                <w:sz w:val="16"/>
                <w:szCs w:val="16"/>
              </w:rPr>
            </w:pPr>
            <w:r>
              <w:rPr>
                <w:rFonts w:cs="Arial"/>
                <w:color w:val="000000"/>
                <w:sz w:val="16"/>
                <w:szCs w:val="16"/>
              </w:rPr>
              <w:t>0,89</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10FBCA39" w14:textId="77777777" w:rsidR="00DD3BA9" w:rsidRPr="00EE78FD" w:rsidRDefault="00DD3BA9" w:rsidP="0015325E">
            <w:pPr>
              <w:ind w:firstLine="0"/>
              <w:jc w:val="center"/>
              <w:rPr>
                <w:rFonts w:cs="Arial"/>
                <w:color w:val="000000"/>
                <w:sz w:val="16"/>
                <w:szCs w:val="16"/>
                <w:vertAlign w:val="superscript"/>
              </w:rPr>
            </w:pPr>
            <w:r>
              <w:rPr>
                <w:rFonts w:cs="Arial"/>
                <w:color w:val="000000"/>
                <w:sz w:val="16"/>
                <w:szCs w:val="16"/>
              </w:rPr>
              <w:t>5,07 g kg</w:t>
            </w:r>
            <w:r>
              <w:rPr>
                <w:rFonts w:cs="Arial"/>
                <w:color w:val="000000"/>
                <w:sz w:val="16"/>
                <w:szCs w:val="16"/>
                <w:vertAlign w:val="superscript"/>
              </w:rPr>
              <w:t>-1</w:t>
            </w:r>
          </w:p>
        </w:tc>
      </w:tr>
      <w:tr w:rsidR="00DD3BA9" w:rsidRPr="007720F9" w14:paraId="37B84F84" w14:textId="77777777" w:rsidTr="0015325E">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0A31ACF9"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2EC57B70"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91D4D41" w14:textId="77777777" w:rsidR="00DD3BA9" w:rsidRPr="00A118F3" w:rsidRDefault="00DD3BA9" w:rsidP="0015325E">
            <w:pPr>
              <w:ind w:firstLine="0"/>
              <w:jc w:val="center"/>
              <w:rPr>
                <w:rFonts w:cs="Arial"/>
                <w:color w:val="000000"/>
                <w:sz w:val="16"/>
                <w:szCs w:val="16"/>
              </w:rPr>
            </w:pPr>
            <w:r>
              <w:rPr>
                <w:rFonts w:cs="Arial"/>
                <w:color w:val="000000"/>
                <w:sz w:val="16"/>
                <w:szCs w:val="16"/>
              </w:rPr>
              <w:t>SVMR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2429A117"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6C15A71A"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5B86FAF"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A13AF4" w14:textId="77777777" w:rsidR="00DD3BA9" w:rsidRDefault="00DD3BA9" w:rsidP="0015325E">
            <w:pPr>
              <w:ind w:firstLine="0"/>
              <w:jc w:val="center"/>
              <w:rPr>
                <w:rFonts w:cs="Arial"/>
                <w:color w:val="000000"/>
                <w:sz w:val="16"/>
                <w:szCs w:val="16"/>
              </w:rPr>
            </w:pPr>
            <w:r>
              <w:rPr>
                <w:rFonts w:cs="Arial"/>
                <w:color w:val="000000"/>
                <w:sz w:val="16"/>
                <w:szCs w:val="16"/>
              </w:rPr>
              <w:t>0,90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75F8D30" w14:textId="77777777" w:rsidR="00DD3BA9" w:rsidRPr="00EE78FD" w:rsidRDefault="00DD3BA9" w:rsidP="0015325E">
            <w:pPr>
              <w:ind w:firstLine="0"/>
              <w:jc w:val="center"/>
              <w:rPr>
                <w:rFonts w:cs="Arial"/>
                <w:color w:val="000000"/>
                <w:sz w:val="16"/>
                <w:szCs w:val="16"/>
                <w:vertAlign w:val="superscript"/>
              </w:rPr>
            </w:pPr>
            <w:r>
              <w:rPr>
                <w:rFonts w:cs="Arial"/>
                <w:color w:val="000000"/>
                <w:sz w:val="16"/>
                <w:szCs w:val="16"/>
              </w:rPr>
              <w:t>4,92 g kg</w:t>
            </w:r>
            <w:r>
              <w:rPr>
                <w:rFonts w:cs="Arial"/>
                <w:color w:val="000000"/>
                <w:sz w:val="16"/>
                <w:szCs w:val="16"/>
                <w:vertAlign w:val="superscript"/>
              </w:rPr>
              <w:t>-1</w:t>
            </w:r>
          </w:p>
        </w:tc>
      </w:tr>
      <w:tr w:rsidR="00DD3BA9" w:rsidRPr="004C387F" w14:paraId="67B5E21A" w14:textId="77777777" w:rsidTr="0015325E">
        <w:trPr>
          <w:trHeight w:val="186"/>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34CF5611" w14:textId="77777777" w:rsidR="00DD3BA9" w:rsidRPr="00A118F3" w:rsidRDefault="00DD3BA9" w:rsidP="0015325E">
            <w:pPr>
              <w:ind w:firstLine="0"/>
              <w:jc w:val="center"/>
              <w:rPr>
                <w:rFonts w:cs="Arial"/>
                <w:color w:val="000000"/>
                <w:sz w:val="16"/>
                <w:szCs w:val="16"/>
              </w:rPr>
            </w:pPr>
            <w:r>
              <w:rPr>
                <w:rFonts w:cs="Arial"/>
                <w:color w:val="000000"/>
                <w:sz w:val="16"/>
                <w:szCs w:val="16"/>
              </w:rPr>
              <w:t>Dotto et al., 2018</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11259F39" w14:textId="77777777" w:rsidR="00DD3BA9" w:rsidRPr="00A118F3" w:rsidRDefault="00DD3BA9" w:rsidP="0015325E">
            <w:pPr>
              <w:ind w:firstLine="0"/>
              <w:jc w:val="center"/>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B5A0766" w14:textId="77777777" w:rsidR="00DD3BA9" w:rsidRPr="00A118F3" w:rsidRDefault="00DD3BA9" w:rsidP="0015325E">
            <w:pPr>
              <w:ind w:firstLine="0"/>
              <w:jc w:val="center"/>
              <w:rPr>
                <w:rFonts w:cs="Arial"/>
                <w:color w:val="000000"/>
                <w:sz w:val="16"/>
                <w:szCs w:val="16"/>
              </w:rPr>
            </w:pPr>
            <w:r>
              <w:rPr>
                <w:rFonts w:cs="Arial"/>
                <w:color w:val="000000"/>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77DACF02" w14:textId="77777777" w:rsidR="00DD3BA9" w:rsidRPr="00DD3BA9" w:rsidRDefault="00DD3BA9" w:rsidP="0015325E">
            <w:pPr>
              <w:ind w:firstLine="0"/>
              <w:jc w:val="center"/>
              <w:rPr>
                <w:rFonts w:cs="Arial"/>
                <w:color w:val="000000"/>
                <w:sz w:val="16"/>
                <w:szCs w:val="16"/>
                <w:lang w:val="en-US"/>
                <w:rPrChange w:id="137" w:author="Liliane" w:date="2021-04-18T23:15:00Z">
                  <w:rPr>
                    <w:rFonts w:cs="Arial"/>
                    <w:color w:val="000000"/>
                    <w:sz w:val="16"/>
                    <w:szCs w:val="16"/>
                  </w:rPr>
                </w:rPrChange>
              </w:rPr>
            </w:pPr>
          </w:p>
          <w:p w14:paraId="204482C7" w14:textId="77777777" w:rsidR="00DD3BA9" w:rsidRPr="00DD3BA9" w:rsidRDefault="00DD3BA9" w:rsidP="0015325E">
            <w:pPr>
              <w:ind w:firstLine="0"/>
              <w:jc w:val="center"/>
              <w:rPr>
                <w:rFonts w:cs="Arial"/>
                <w:color w:val="000000"/>
                <w:sz w:val="16"/>
                <w:szCs w:val="16"/>
                <w:lang w:val="en-US"/>
                <w:rPrChange w:id="138" w:author="Liliane" w:date="2021-04-18T23:15:00Z">
                  <w:rPr>
                    <w:rFonts w:cs="Arial"/>
                    <w:color w:val="000000"/>
                    <w:sz w:val="16"/>
                    <w:szCs w:val="16"/>
                  </w:rPr>
                </w:rPrChange>
              </w:rPr>
            </w:pPr>
            <w:r w:rsidRPr="00DD3BA9">
              <w:rPr>
                <w:rFonts w:cs="Arial"/>
                <w:color w:val="000000"/>
                <w:sz w:val="16"/>
                <w:szCs w:val="16"/>
                <w:lang w:val="en-US"/>
                <w:rPrChange w:id="139" w:author="Liliane" w:date="2021-04-18T23:15:00Z">
                  <w:rPr>
                    <w:rFonts w:cs="Arial"/>
                    <w:color w:val="000000"/>
                    <w:sz w:val="16"/>
                    <w:szCs w:val="16"/>
                  </w:rPr>
                </w:rPrChange>
              </w:rPr>
              <w:t>CR</w:t>
            </w:r>
          </w:p>
          <w:p w14:paraId="7F59DA4A" w14:textId="77777777" w:rsidR="00DD3BA9" w:rsidRPr="00DD3BA9" w:rsidRDefault="00DD3BA9" w:rsidP="0015325E">
            <w:pPr>
              <w:ind w:firstLine="0"/>
              <w:jc w:val="center"/>
              <w:rPr>
                <w:rFonts w:cs="Arial"/>
                <w:color w:val="000000"/>
                <w:sz w:val="16"/>
                <w:szCs w:val="16"/>
                <w:lang w:val="en-US"/>
                <w:rPrChange w:id="140" w:author="Liliane" w:date="2021-04-18T23:15:00Z">
                  <w:rPr>
                    <w:rFonts w:cs="Arial"/>
                    <w:color w:val="000000"/>
                    <w:sz w:val="16"/>
                    <w:szCs w:val="16"/>
                  </w:rPr>
                </w:rPrChange>
              </w:rPr>
            </w:pPr>
          </w:p>
          <w:p w14:paraId="35184C75" w14:textId="77777777" w:rsidR="00DD3BA9" w:rsidRPr="00DD3BA9" w:rsidRDefault="00DD3BA9" w:rsidP="0015325E">
            <w:pPr>
              <w:ind w:firstLine="0"/>
              <w:jc w:val="center"/>
              <w:rPr>
                <w:rFonts w:cs="Arial"/>
                <w:color w:val="000000"/>
                <w:sz w:val="16"/>
                <w:szCs w:val="16"/>
                <w:lang w:val="en-US"/>
                <w:rPrChange w:id="141" w:author="Liliane" w:date="2021-04-18T23:15:00Z">
                  <w:rPr>
                    <w:rFonts w:cs="Arial"/>
                    <w:color w:val="000000"/>
                    <w:sz w:val="16"/>
                    <w:szCs w:val="16"/>
                  </w:rPr>
                </w:rPrChange>
              </w:rPr>
            </w:pPr>
          </w:p>
          <w:p w14:paraId="0039FCD9" w14:textId="77777777" w:rsidR="00DD3BA9" w:rsidRPr="00DD3BA9" w:rsidRDefault="00DD3BA9" w:rsidP="0015325E">
            <w:pPr>
              <w:ind w:firstLine="0"/>
              <w:jc w:val="center"/>
              <w:rPr>
                <w:rFonts w:cs="Arial"/>
                <w:color w:val="000000"/>
                <w:sz w:val="16"/>
                <w:szCs w:val="16"/>
                <w:lang w:val="en-US"/>
                <w:rPrChange w:id="142" w:author="Liliane" w:date="2021-04-18T23:15:00Z">
                  <w:rPr>
                    <w:rFonts w:cs="Arial"/>
                    <w:color w:val="000000"/>
                    <w:sz w:val="16"/>
                    <w:szCs w:val="16"/>
                  </w:rPr>
                </w:rPrChange>
              </w:rPr>
            </w:pPr>
            <w:r w:rsidRPr="00DD3BA9">
              <w:rPr>
                <w:rFonts w:cs="Arial"/>
                <w:color w:val="000000"/>
                <w:sz w:val="16"/>
                <w:szCs w:val="16"/>
                <w:lang w:val="en-US"/>
                <w:rPrChange w:id="143" w:author="Liliane" w:date="2021-04-18T23:15:00Z">
                  <w:rPr>
                    <w:rFonts w:cs="Arial"/>
                    <w:color w:val="000000"/>
                    <w:sz w:val="16"/>
                    <w:szCs w:val="16"/>
                  </w:rPr>
                </w:rPrChange>
              </w:rPr>
              <w:t>NBR</w:t>
            </w:r>
          </w:p>
          <w:p w14:paraId="4BA5CA3A" w14:textId="77777777" w:rsidR="00DD3BA9" w:rsidRPr="00DD3BA9" w:rsidRDefault="00DD3BA9" w:rsidP="0015325E">
            <w:pPr>
              <w:ind w:firstLine="0"/>
              <w:jc w:val="center"/>
              <w:rPr>
                <w:rFonts w:cs="Arial"/>
                <w:color w:val="000000"/>
                <w:sz w:val="16"/>
                <w:szCs w:val="16"/>
                <w:lang w:val="en-US"/>
                <w:rPrChange w:id="144" w:author="Liliane" w:date="2021-04-18T23:15:00Z">
                  <w:rPr>
                    <w:rFonts w:cs="Arial"/>
                    <w:color w:val="000000"/>
                    <w:sz w:val="16"/>
                    <w:szCs w:val="16"/>
                  </w:rPr>
                </w:rPrChange>
              </w:rPr>
            </w:pPr>
          </w:p>
          <w:p w14:paraId="324BF228" w14:textId="77777777" w:rsidR="00DD3BA9" w:rsidRPr="00DD3BA9" w:rsidRDefault="00DD3BA9" w:rsidP="0015325E">
            <w:pPr>
              <w:ind w:firstLine="0"/>
              <w:jc w:val="center"/>
              <w:rPr>
                <w:rFonts w:cs="Arial"/>
                <w:color w:val="000000"/>
                <w:sz w:val="16"/>
                <w:szCs w:val="16"/>
                <w:lang w:val="en-US"/>
                <w:rPrChange w:id="145" w:author="Liliane" w:date="2021-04-18T23:15:00Z">
                  <w:rPr>
                    <w:rFonts w:cs="Arial"/>
                    <w:color w:val="000000"/>
                    <w:sz w:val="16"/>
                    <w:szCs w:val="16"/>
                  </w:rPr>
                </w:rPrChange>
              </w:rPr>
            </w:pPr>
          </w:p>
          <w:p w14:paraId="2695BDA7" w14:textId="77777777" w:rsidR="00DD3BA9" w:rsidRPr="00DD3BA9" w:rsidRDefault="00DD3BA9" w:rsidP="0015325E">
            <w:pPr>
              <w:ind w:firstLine="0"/>
              <w:jc w:val="center"/>
              <w:rPr>
                <w:rFonts w:cs="Arial"/>
                <w:color w:val="000000"/>
                <w:sz w:val="16"/>
                <w:szCs w:val="16"/>
                <w:lang w:val="en-US"/>
                <w:rPrChange w:id="146" w:author="Liliane" w:date="2021-04-18T23:15:00Z">
                  <w:rPr>
                    <w:rFonts w:cs="Arial"/>
                    <w:color w:val="000000"/>
                    <w:sz w:val="16"/>
                    <w:szCs w:val="16"/>
                  </w:rPr>
                </w:rPrChange>
              </w:rPr>
            </w:pPr>
            <w:r w:rsidRPr="00DD3BA9">
              <w:rPr>
                <w:rFonts w:cs="Arial"/>
                <w:color w:val="000000"/>
                <w:sz w:val="16"/>
                <w:szCs w:val="16"/>
                <w:lang w:val="en-US"/>
                <w:rPrChange w:id="147" w:author="Liliane" w:date="2021-04-18T23:15:00Z">
                  <w:rPr>
                    <w:rFonts w:cs="Arial"/>
                    <w:color w:val="000000"/>
                    <w:sz w:val="16"/>
                    <w:szCs w:val="16"/>
                  </w:rPr>
                </w:rPrChange>
              </w:rPr>
              <w:t>SNV</w:t>
            </w:r>
          </w:p>
          <w:p w14:paraId="59997054" w14:textId="77777777" w:rsidR="00DD3BA9" w:rsidRPr="00DD3BA9" w:rsidRDefault="00DD3BA9" w:rsidP="0015325E">
            <w:pPr>
              <w:ind w:firstLine="0"/>
              <w:jc w:val="center"/>
              <w:rPr>
                <w:rFonts w:cs="Arial"/>
                <w:color w:val="000000"/>
                <w:sz w:val="16"/>
                <w:szCs w:val="16"/>
                <w:lang w:val="en-US"/>
                <w:rPrChange w:id="148" w:author="Liliane" w:date="2021-04-18T23:15:00Z">
                  <w:rPr>
                    <w:rFonts w:cs="Arial"/>
                    <w:color w:val="000000"/>
                    <w:sz w:val="16"/>
                    <w:szCs w:val="16"/>
                  </w:rPr>
                </w:rPrChange>
              </w:rPr>
            </w:pPr>
          </w:p>
          <w:p w14:paraId="6E773D59" w14:textId="77777777" w:rsidR="00DD3BA9" w:rsidRPr="00DD3BA9" w:rsidRDefault="00DD3BA9" w:rsidP="0015325E">
            <w:pPr>
              <w:ind w:firstLine="0"/>
              <w:jc w:val="center"/>
              <w:rPr>
                <w:rFonts w:cs="Arial"/>
                <w:color w:val="000000"/>
                <w:sz w:val="16"/>
                <w:szCs w:val="16"/>
                <w:lang w:val="en-US"/>
                <w:rPrChange w:id="149" w:author="Liliane" w:date="2021-04-18T23:15:00Z">
                  <w:rPr>
                    <w:rFonts w:cs="Arial"/>
                    <w:color w:val="000000"/>
                    <w:sz w:val="16"/>
                    <w:szCs w:val="16"/>
                  </w:rPr>
                </w:rPrChange>
              </w:rPr>
            </w:pPr>
          </w:p>
          <w:p w14:paraId="6F7982AE" w14:textId="77777777" w:rsidR="00DD3BA9" w:rsidRPr="00DD3BA9" w:rsidRDefault="00DD3BA9" w:rsidP="0015325E">
            <w:pPr>
              <w:ind w:firstLine="0"/>
              <w:jc w:val="center"/>
              <w:rPr>
                <w:rFonts w:cs="Arial"/>
                <w:color w:val="000000"/>
                <w:sz w:val="16"/>
                <w:szCs w:val="16"/>
                <w:lang w:val="en-US"/>
                <w:rPrChange w:id="150" w:author="Liliane" w:date="2021-04-18T23:15:00Z">
                  <w:rPr>
                    <w:rFonts w:cs="Arial"/>
                    <w:color w:val="000000"/>
                    <w:sz w:val="16"/>
                    <w:szCs w:val="16"/>
                  </w:rPr>
                </w:rPrChange>
              </w:rPr>
            </w:pPr>
            <w:r w:rsidRPr="00DD3BA9">
              <w:rPr>
                <w:rFonts w:cs="Arial"/>
                <w:color w:val="000000"/>
                <w:sz w:val="16"/>
                <w:szCs w:val="16"/>
                <w:lang w:val="en-US"/>
                <w:rPrChange w:id="151" w:author="Liliane" w:date="2021-04-18T23:15:00Z">
                  <w:rPr>
                    <w:rFonts w:cs="Arial"/>
                    <w:color w:val="000000"/>
                    <w:sz w:val="16"/>
                    <w:szCs w:val="16"/>
                  </w:rPr>
                </w:rPrChange>
              </w:rPr>
              <w:t>MSC</w:t>
            </w:r>
          </w:p>
          <w:p w14:paraId="23973716" w14:textId="77777777" w:rsidR="00DD3BA9" w:rsidRPr="00DD3BA9" w:rsidRDefault="00DD3BA9" w:rsidP="0015325E">
            <w:pPr>
              <w:ind w:firstLine="0"/>
              <w:jc w:val="center"/>
              <w:rPr>
                <w:rFonts w:cs="Arial"/>
                <w:color w:val="000000"/>
                <w:sz w:val="16"/>
                <w:szCs w:val="16"/>
                <w:lang w:val="en-US"/>
                <w:rPrChange w:id="152" w:author="Liliane" w:date="2021-04-18T23:15:00Z">
                  <w:rPr>
                    <w:rFonts w:cs="Arial"/>
                    <w:color w:val="000000"/>
                    <w:sz w:val="16"/>
                    <w:szCs w:val="16"/>
                  </w:rPr>
                </w:rPrChange>
              </w:rPr>
            </w:pPr>
          </w:p>
          <w:p w14:paraId="7B2913CA" w14:textId="77777777" w:rsidR="00DD3BA9" w:rsidRPr="00DD3BA9" w:rsidRDefault="00DD3BA9" w:rsidP="0015325E">
            <w:pPr>
              <w:ind w:firstLine="0"/>
              <w:jc w:val="center"/>
              <w:rPr>
                <w:rFonts w:cs="Arial"/>
                <w:color w:val="000000"/>
                <w:sz w:val="16"/>
                <w:szCs w:val="16"/>
                <w:lang w:val="en-US"/>
                <w:rPrChange w:id="153" w:author="Liliane" w:date="2021-04-18T23:15:00Z">
                  <w:rPr>
                    <w:rFonts w:cs="Arial"/>
                    <w:color w:val="000000"/>
                    <w:sz w:val="16"/>
                    <w:szCs w:val="16"/>
                  </w:rPr>
                </w:rPrChange>
              </w:rPr>
            </w:pPr>
          </w:p>
          <w:p w14:paraId="71E9338D" w14:textId="77777777" w:rsidR="00DD3BA9" w:rsidRPr="00DD3BA9" w:rsidRDefault="00DD3BA9" w:rsidP="0015325E">
            <w:pPr>
              <w:ind w:firstLine="0"/>
              <w:jc w:val="center"/>
              <w:rPr>
                <w:rFonts w:cs="Arial"/>
                <w:color w:val="000000"/>
                <w:sz w:val="16"/>
                <w:szCs w:val="16"/>
                <w:lang w:val="en-US"/>
                <w:rPrChange w:id="154" w:author="Liliane" w:date="2021-04-18T23:15:00Z">
                  <w:rPr>
                    <w:rFonts w:cs="Arial"/>
                    <w:color w:val="000000"/>
                    <w:sz w:val="16"/>
                    <w:szCs w:val="16"/>
                  </w:rPr>
                </w:rPrChange>
              </w:rPr>
            </w:pPr>
          </w:p>
          <w:p w14:paraId="1A6B9C24" w14:textId="77777777" w:rsidR="00DD3BA9" w:rsidRPr="00DD3BA9" w:rsidRDefault="00DD3BA9" w:rsidP="0015325E">
            <w:pPr>
              <w:ind w:firstLine="0"/>
              <w:jc w:val="center"/>
              <w:rPr>
                <w:rFonts w:cs="Arial"/>
                <w:color w:val="000000"/>
                <w:sz w:val="16"/>
                <w:szCs w:val="16"/>
                <w:lang w:val="en-US"/>
                <w:rPrChange w:id="155" w:author="Liliane" w:date="2021-04-18T23:15:00Z">
                  <w:rPr>
                    <w:rFonts w:cs="Arial"/>
                    <w:color w:val="000000"/>
                    <w:sz w:val="16"/>
                    <w:szCs w:val="16"/>
                  </w:rPr>
                </w:rPrChange>
              </w:rPr>
            </w:pPr>
          </w:p>
          <w:p w14:paraId="2D51C48E" w14:textId="77777777" w:rsidR="00DD3BA9" w:rsidRPr="00DD3BA9" w:rsidRDefault="00DD3BA9" w:rsidP="0015325E">
            <w:pPr>
              <w:ind w:firstLine="0"/>
              <w:jc w:val="center"/>
              <w:rPr>
                <w:rFonts w:cs="Arial"/>
                <w:color w:val="000000"/>
                <w:sz w:val="16"/>
                <w:szCs w:val="16"/>
                <w:lang w:val="en-US"/>
                <w:rPrChange w:id="156" w:author="Liliane" w:date="2021-04-18T23:15:00Z">
                  <w:rPr>
                    <w:rFonts w:cs="Arial"/>
                    <w:color w:val="000000"/>
                    <w:sz w:val="16"/>
                    <w:szCs w:val="16"/>
                  </w:rPr>
                </w:rPrChange>
              </w:rPr>
            </w:pPr>
            <w:r w:rsidRPr="00DD3BA9">
              <w:rPr>
                <w:rFonts w:cs="Arial"/>
                <w:color w:val="000000"/>
                <w:sz w:val="16"/>
                <w:szCs w:val="16"/>
                <w:lang w:val="en-US"/>
                <w:rPrChange w:id="157" w:author="Liliane" w:date="2021-04-18T23:15:00Z">
                  <w:rPr>
                    <w:rFonts w:cs="Arial"/>
                    <w:color w:val="000000"/>
                    <w:sz w:val="16"/>
                    <w:szCs w:val="16"/>
                  </w:rPr>
                </w:rPrChange>
              </w:rPr>
              <w:t>ABS + SG-FD</w:t>
            </w:r>
          </w:p>
          <w:p w14:paraId="34EE4D42" w14:textId="77777777" w:rsidR="00DD3BA9" w:rsidRPr="00DD3BA9" w:rsidRDefault="00DD3BA9" w:rsidP="0015325E">
            <w:pPr>
              <w:ind w:firstLine="0"/>
              <w:jc w:val="center"/>
              <w:rPr>
                <w:rFonts w:cs="Arial"/>
                <w:color w:val="000000"/>
                <w:sz w:val="16"/>
                <w:szCs w:val="16"/>
                <w:lang w:val="en-US"/>
                <w:rPrChange w:id="158" w:author="Liliane" w:date="2021-04-18T23:15:00Z">
                  <w:rPr>
                    <w:rFonts w:cs="Arial"/>
                    <w:color w:val="000000"/>
                    <w:sz w:val="16"/>
                    <w:szCs w:val="16"/>
                  </w:rPr>
                </w:rPrChange>
              </w:rPr>
            </w:pPr>
          </w:p>
          <w:p w14:paraId="3516B65E" w14:textId="77777777" w:rsidR="00DD3BA9" w:rsidRPr="00DD3BA9" w:rsidRDefault="00DD3BA9" w:rsidP="0015325E">
            <w:pPr>
              <w:ind w:firstLine="0"/>
              <w:jc w:val="center"/>
              <w:rPr>
                <w:rFonts w:cs="Arial"/>
                <w:color w:val="000000"/>
                <w:sz w:val="16"/>
                <w:szCs w:val="16"/>
                <w:lang w:val="en-US"/>
                <w:rPrChange w:id="159" w:author="Liliane" w:date="2021-04-18T23:15:00Z">
                  <w:rPr>
                    <w:rFonts w:cs="Arial"/>
                    <w:color w:val="000000"/>
                    <w:sz w:val="16"/>
                    <w:szCs w:val="16"/>
                  </w:rPr>
                </w:rPrChange>
              </w:rPr>
            </w:pPr>
          </w:p>
          <w:p w14:paraId="435F0260" w14:textId="77777777" w:rsidR="00DD3BA9" w:rsidRPr="00DD3BA9" w:rsidRDefault="00DD3BA9" w:rsidP="0015325E">
            <w:pPr>
              <w:ind w:firstLine="0"/>
              <w:jc w:val="center"/>
              <w:rPr>
                <w:rFonts w:cs="Arial"/>
                <w:color w:val="000000"/>
                <w:sz w:val="16"/>
                <w:szCs w:val="16"/>
                <w:lang w:val="en-US"/>
                <w:rPrChange w:id="160" w:author="Liliane" w:date="2021-04-18T23:15:00Z">
                  <w:rPr>
                    <w:rFonts w:cs="Arial"/>
                    <w:color w:val="000000"/>
                    <w:sz w:val="16"/>
                    <w:szCs w:val="16"/>
                  </w:rPr>
                </w:rPrChange>
              </w:rPr>
            </w:pPr>
          </w:p>
          <w:p w14:paraId="2EEAE8A1" w14:textId="77777777" w:rsidR="00DD3BA9" w:rsidRPr="00DD3BA9" w:rsidRDefault="00DD3BA9" w:rsidP="0015325E">
            <w:pPr>
              <w:ind w:firstLine="0"/>
              <w:jc w:val="center"/>
              <w:rPr>
                <w:rFonts w:cs="Arial"/>
                <w:color w:val="000000"/>
                <w:sz w:val="16"/>
                <w:szCs w:val="16"/>
                <w:lang w:val="en-US"/>
                <w:rPrChange w:id="161" w:author="Liliane" w:date="2021-04-18T23:15:00Z">
                  <w:rPr>
                    <w:rFonts w:cs="Arial"/>
                    <w:color w:val="000000"/>
                    <w:sz w:val="16"/>
                    <w:szCs w:val="16"/>
                  </w:rPr>
                </w:rPrChange>
              </w:rPr>
            </w:pPr>
          </w:p>
          <w:p w14:paraId="04EB3478" w14:textId="77777777" w:rsidR="00DD3BA9" w:rsidRDefault="00DD3BA9" w:rsidP="0015325E">
            <w:pPr>
              <w:ind w:firstLine="0"/>
              <w:jc w:val="center"/>
              <w:rPr>
                <w:rFonts w:cs="Arial"/>
                <w:color w:val="000000"/>
                <w:sz w:val="16"/>
                <w:szCs w:val="16"/>
              </w:rPr>
            </w:pPr>
            <w:r>
              <w:rPr>
                <w:rFonts w:cs="Arial"/>
                <w:color w:val="000000"/>
                <w:sz w:val="16"/>
                <w:szCs w:val="16"/>
              </w:rPr>
              <w:t>SG-FD</w:t>
            </w:r>
          </w:p>
          <w:p w14:paraId="4E489A1D" w14:textId="77777777" w:rsidR="00DD3BA9" w:rsidRDefault="00DD3BA9" w:rsidP="0015325E">
            <w:pPr>
              <w:ind w:firstLine="0"/>
              <w:jc w:val="center"/>
              <w:rPr>
                <w:rFonts w:cs="Arial"/>
                <w:color w:val="000000"/>
                <w:sz w:val="16"/>
                <w:szCs w:val="16"/>
              </w:rPr>
            </w:pPr>
          </w:p>
          <w:p w14:paraId="524D1F0E" w14:textId="77777777" w:rsidR="00DD3BA9" w:rsidRDefault="00DD3BA9" w:rsidP="0015325E">
            <w:pPr>
              <w:ind w:firstLine="0"/>
              <w:jc w:val="center"/>
              <w:rPr>
                <w:rFonts w:cs="Arial"/>
                <w:color w:val="000000"/>
                <w:sz w:val="16"/>
                <w:szCs w:val="16"/>
              </w:rPr>
            </w:pPr>
          </w:p>
          <w:p w14:paraId="73AD31BA" w14:textId="77777777" w:rsidR="00DD3BA9" w:rsidRDefault="00DD3BA9" w:rsidP="0015325E">
            <w:pPr>
              <w:ind w:firstLine="0"/>
              <w:jc w:val="center"/>
              <w:rPr>
                <w:rFonts w:cs="Arial"/>
                <w:color w:val="000000"/>
                <w:sz w:val="16"/>
                <w:szCs w:val="16"/>
              </w:rPr>
            </w:pPr>
          </w:p>
          <w:p w14:paraId="56599E03" w14:textId="77777777" w:rsidR="00DD3BA9" w:rsidRPr="00A118F3" w:rsidRDefault="00DD3BA9" w:rsidP="0015325E">
            <w:pPr>
              <w:ind w:firstLine="0"/>
              <w:jc w:val="center"/>
              <w:rPr>
                <w:rFonts w:cs="Arial"/>
                <w:color w:val="000000"/>
                <w:sz w:val="16"/>
                <w:szCs w:val="16"/>
              </w:rPr>
            </w:pPr>
            <w:r>
              <w:rPr>
                <w:rFonts w:cs="Arial"/>
                <w:color w:val="000000"/>
                <w:sz w:val="16"/>
                <w:szCs w:val="16"/>
              </w:rPr>
              <w:t>SMO</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470FB33A" w14:textId="77777777" w:rsidR="00DD3BA9" w:rsidRPr="00A118F3" w:rsidRDefault="00DD3BA9" w:rsidP="0015325E">
            <w:pPr>
              <w:ind w:firstLine="0"/>
              <w:jc w:val="center"/>
              <w:rPr>
                <w:rFonts w:cs="Arial"/>
                <w:color w:val="000000"/>
                <w:sz w:val="16"/>
                <w:szCs w:val="16"/>
              </w:rPr>
            </w:pPr>
            <w:r>
              <w:rPr>
                <w:rFonts w:cs="Arial"/>
                <w:color w:val="000000"/>
                <w:sz w:val="16"/>
                <w:szCs w:val="16"/>
              </w:rPr>
              <w:t>595</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405BA59E" w14:textId="77777777" w:rsidR="00DD3BA9" w:rsidRPr="00A118F3" w:rsidRDefault="00DD3BA9" w:rsidP="0015325E">
            <w:pPr>
              <w:ind w:firstLine="0"/>
              <w:jc w:val="center"/>
              <w:rPr>
                <w:rFonts w:cs="Arial"/>
                <w:color w:val="000000"/>
                <w:sz w:val="16"/>
                <w:szCs w:val="16"/>
              </w:rPr>
            </w:pPr>
            <w:r w:rsidRPr="00A118F3">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6ED674E" w14:textId="77777777" w:rsidR="00DD3BA9" w:rsidRPr="00A118F3" w:rsidRDefault="00DD3BA9" w:rsidP="0015325E">
            <w:pPr>
              <w:jc w:val="center"/>
              <w:rPr>
                <w:rFonts w:cs="Arial"/>
                <w:color w:val="000000"/>
                <w:sz w:val="16"/>
                <w:szCs w:val="16"/>
              </w:rPr>
            </w:pPr>
            <w:r>
              <w:rPr>
                <w:rFonts w:cs="Arial"/>
                <w:color w:val="000000"/>
                <w:sz w:val="16"/>
                <w:szCs w:val="16"/>
              </w:rPr>
              <w:t>00,67 – 0,80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2CA0EB10" w14:textId="77777777" w:rsidR="00DD3BA9" w:rsidRPr="00A118F3" w:rsidRDefault="00DD3BA9" w:rsidP="0015325E">
            <w:pPr>
              <w:jc w:val="center"/>
              <w:rPr>
                <w:rFonts w:cs="Arial"/>
                <w:color w:val="000000"/>
                <w:sz w:val="16"/>
                <w:szCs w:val="16"/>
              </w:rPr>
            </w:pPr>
          </w:p>
          <w:p w14:paraId="3466827B" w14:textId="77777777" w:rsidR="00DD3BA9" w:rsidRDefault="00DD3BA9" w:rsidP="0015325E">
            <w:pPr>
              <w:ind w:firstLine="0"/>
              <w:rPr>
                <w:rFonts w:cs="Arial"/>
                <w:color w:val="000000"/>
                <w:sz w:val="16"/>
                <w:szCs w:val="16"/>
              </w:rPr>
            </w:pPr>
            <w:r>
              <w:rPr>
                <w:rFonts w:cs="Arial"/>
                <w:color w:val="000000"/>
                <w:sz w:val="16"/>
                <w:szCs w:val="16"/>
              </w:rPr>
              <w:t>0,49 – 0,67 %</w:t>
            </w:r>
          </w:p>
          <w:p w14:paraId="5BA86EF7" w14:textId="77777777" w:rsidR="00DD3BA9" w:rsidRPr="00A118F3" w:rsidRDefault="00DD3BA9" w:rsidP="0015325E">
            <w:pPr>
              <w:ind w:firstLine="0"/>
              <w:jc w:val="center"/>
              <w:rPr>
                <w:rFonts w:cs="Arial"/>
                <w:color w:val="000000"/>
                <w:sz w:val="16"/>
                <w:szCs w:val="16"/>
              </w:rPr>
            </w:pPr>
          </w:p>
        </w:tc>
      </w:tr>
      <w:tr w:rsidR="00DD3BA9" w:rsidRPr="004C387F" w14:paraId="3ADC4732" w14:textId="77777777" w:rsidTr="0015325E">
        <w:trPr>
          <w:cnfStyle w:val="000000100000" w:firstRow="0" w:lastRow="0" w:firstColumn="0" w:lastColumn="0" w:oddVBand="0" w:evenVBand="0" w:oddHBand="1" w:evenHBand="0" w:firstRowFirstColumn="0" w:firstRowLastColumn="0" w:lastRowFirstColumn="0" w:lastRowLastColumn="0"/>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47B0009F"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4614B34C"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32F34CA" w14:textId="77777777" w:rsidR="00DD3BA9" w:rsidRPr="00A118F3" w:rsidRDefault="00DD3BA9" w:rsidP="0015325E">
            <w:pPr>
              <w:ind w:firstLine="0"/>
              <w:jc w:val="center"/>
              <w:rPr>
                <w:rFonts w:cs="Arial"/>
                <w:color w:val="000000"/>
                <w:sz w:val="16"/>
                <w:szCs w:val="16"/>
              </w:rPr>
            </w:pPr>
            <w:r>
              <w:rPr>
                <w:rFonts w:cs="Arial"/>
                <w:color w:val="000000"/>
                <w:sz w:val="16"/>
                <w:szCs w:val="16"/>
              </w:rPr>
              <w:t>PCR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508FC7A"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24CABF05"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10EEF79"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505A178" w14:textId="77777777" w:rsidR="00DD3BA9" w:rsidRPr="00A118F3" w:rsidRDefault="00DD3BA9" w:rsidP="0015325E">
            <w:pPr>
              <w:jc w:val="center"/>
              <w:rPr>
                <w:rFonts w:cs="Arial"/>
                <w:color w:val="000000"/>
                <w:sz w:val="16"/>
                <w:szCs w:val="16"/>
              </w:rPr>
            </w:pPr>
            <w:r>
              <w:rPr>
                <w:rFonts w:cs="Arial"/>
                <w:color w:val="000000"/>
                <w:sz w:val="16"/>
                <w:szCs w:val="16"/>
              </w:rPr>
              <w:t>00,66 – 0,80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4102806" w14:textId="77777777" w:rsidR="00DD3BA9" w:rsidRPr="00A118F3" w:rsidRDefault="00DD3BA9" w:rsidP="0015325E">
            <w:pPr>
              <w:ind w:firstLine="0"/>
              <w:rPr>
                <w:rFonts w:cs="Arial"/>
                <w:color w:val="000000"/>
                <w:sz w:val="16"/>
                <w:szCs w:val="16"/>
              </w:rPr>
            </w:pPr>
            <w:r>
              <w:rPr>
                <w:rFonts w:cs="Arial"/>
                <w:color w:val="000000"/>
                <w:sz w:val="16"/>
                <w:szCs w:val="16"/>
              </w:rPr>
              <w:t>0,51 – 0,66 %</w:t>
            </w:r>
          </w:p>
        </w:tc>
      </w:tr>
      <w:tr w:rsidR="00DD3BA9" w:rsidRPr="004C387F" w14:paraId="4D0B0E29" w14:textId="77777777" w:rsidTr="0015325E">
        <w:trPr>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2FA41AEA"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45A93D01"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8961979" w14:textId="77777777" w:rsidR="00DD3BA9" w:rsidRPr="00A118F3" w:rsidRDefault="00DD3BA9" w:rsidP="0015325E">
            <w:pPr>
              <w:ind w:firstLine="0"/>
              <w:jc w:val="center"/>
              <w:rPr>
                <w:rFonts w:cs="Arial"/>
                <w:color w:val="000000"/>
                <w:sz w:val="16"/>
                <w:szCs w:val="16"/>
              </w:rPr>
            </w:pPr>
            <w:r>
              <w:rPr>
                <w:rFonts w:cs="Arial"/>
                <w:color w:val="000000"/>
                <w:sz w:val="16"/>
                <w:szCs w:val="16"/>
              </w:rPr>
              <w:t>MLR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015BDCBA"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3C2F6DAA"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028EDF0A"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E0F3E20" w14:textId="77777777" w:rsidR="00DD3BA9" w:rsidRPr="00A118F3" w:rsidRDefault="00DD3BA9" w:rsidP="0015325E">
            <w:pPr>
              <w:jc w:val="center"/>
              <w:rPr>
                <w:rFonts w:cs="Arial"/>
                <w:color w:val="000000"/>
                <w:sz w:val="16"/>
                <w:szCs w:val="16"/>
              </w:rPr>
            </w:pPr>
            <w:r>
              <w:rPr>
                <w:rFonts w:cs="Arial"/>
                <w:color w:val="000000"/>
                <w:sz w:val="16"/>
                <w:szCs w:val="16"/>
              </w:rPr>
              <w:t>00,69 – 0,79</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69CF3402" w14:textId="77777777" w:rsidR="00DD3BA9" w:rsidRPr="00A118F3" w:rsidRDefault="00DD3BA9" w:rsidP="0015325E">
            <w:pPr>
              <w:ind w:firstLine="0"/>
              <w:rPr>
                <w:rFonts w:cs="Arial"/>
                <w:color w:val="000000"/>
                <w:sz w:val="16"/>
                <w:szCs w:val="16"/>
              </w:rPr>
            </w:pPr>
            <w:r>
              <w:rPr>
                <w:rFonts w:cs="Arial"/>
                <w:color w:val="000000"/>
                <w:sz w:val="16"/>
                <w:szCs w:val="16"/>
              </w:rPr>
              <w:t>0,52 – 0,64 %</w:t>
            </w:r>
          </w:p>
        </w:tc>
      </w:tr>
      <w:tr w:rsidR="00DD3BA9" w:rsidRPr="004C387F" w14:paraId="3DF9EC4C" w14:textId="77777777" w:rsidTr="0015325E">
        <w:trPr>
          <w:cnfStyle w:val="000000100000" w:firstRow="0" w:lastRow="0" w:firstColumn="0" w:lastColumn="0" w:oddVBand="0" w:evenVBand="0" w:oddHBand="1" w:evenHBand="0" w:firstRowFirstColumn="0" w:firstRowLastColumn="0" w:lastRowFirstColumn="0" w:lastRowLastColumn="0"/>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C2B2824"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5EAFC079"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777C22B" w14:textId="77777777" w:rsidR="00DD3BA9" w:rsidRPr="00A118F3" w:rsidRDefault="00DD3BA9" w:rsidP="0015325E">
            <w:pPr>
              <w:ind w:firstLine="0"/>
              <w:jc w:val="center"/>
              <w:rPr>
                <w:rFonts w:cs="Arial"/>
                <w:color w:val="000000"/>
                <w:sz w:val="16"/>
                <w:szCs w:val="16"/>
              </w:rPr>
            </w:pPr>
            <w:r>
              <w:rPr>
                <w:rFonts w:cs="Arial"/>
                <w:color w:val="000000"/>
                <w:sz w:val="16"/>
                <w:szCs w:val="16"/>
              </w:rPr>
              <w:t>SVM</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860A7C9"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5F11C4C0"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47B5E7D2"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88B369C" w14:textId="77777777" w:rsidR="00DD3BA9" w:rsidRPr="00A118F3" w:rsidRDefault="00DD3BA9" w:rsidP="0015325E">
            <w:pPr>
              <w:jc w:val="center"/>
              <w:rPr>
                <w:rFonts w:cs="Arial"/>
                <w:color w:val="000000"/>
                <w:sz w:val="16"/>
                <w:szCs w:val="16"/>
              </w:rPr>
            </w:pPr>
            <w:r>
              <w:rPr>
                <w:rFonts w:cs="Arial"/>
                <w:color w:val="000000"/>
                <w:sz w:val="16"/>
                <w:szCs w:val="16"/>
              </w:rPr>
              <w:t>00,74 – 0,80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FBAD7E8" w14:textId="77777777" w:rsidR="00DD3BA9" w:rsidRPr="00A118F3" w:rsidRDefault="00DD3BA9" w:rsidP="0015325E">
            <w:pPr>
              <w:ind w:firstLine="0"/>
              <w:rPr>
                <w:rFonts w:cs="Arial"/>
                <w:color w:val="000000"/>
                <w:sz w:val="16"/>
                <w:szCs w:val="16"/>
              </w:rPr>
            </w:pPr>
            <w:r>
              <w:rPr>
                <w:rFonts w:cs="Arial"/>
                <w:color w:val="000000"/>
                <w:sz w:val="16"/>
                <w:szCs w:val="16"/>
              </w:rPr>
              <w:t>0,52 – 0,59 %</w:t>
            </w:r>
          </w:p>
        </w:tc>
      </w:tr>
      <w:tr w:rsidR="00DD3BA9" w:rsidRPr="004C387F" w14:paraId="45B454FC" w14:textId="77777777" w:rsidTr="0015325E">
        <w:trPr>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7EAF3C1"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4B960C47"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5661DF7A" w14:textId="77777777" w:rsidR="00DD3BA9" w:rsidRPr="00A118F3" w:rsidRDefault="00DD3BA9" w:rsidP="0015325E">
            <w:pPr>
              <w:ind w:firstLine="0"/>
              <w:jc w:val="center"/>
              <w:rPr>
                <w:rFonts w:cs="Arial"/>
                <w:color w:val="000000"/>
                <w:sz w:val="16"/>
                <w:szCs w:val="16"/>
              </w:rPr>
            </w:pPr>
            <w:r>
              <w:rPr>
                <w:rFonts w:cs="Arial"/>
                <w:color w:val="000000"/>
                <w:sz w:val="16"/>
                <w:szCs w:val="16"/>
              </w:rPr>
              <w:t>RF</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03C72371"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09A74A8B"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71E37B94"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F08C8BD" w14:textId="77777777" w:rsidR="00DD3BA9" w:rsidRPr="00A118F3" w:rsidRDefault="00DD3BA9" w:rsidP="0015325E">
            <w:pPr>
              <w:jc w:val="center"/>
              <w:rPr>
                <w:rFonts w:cs="Arial"/>
                <w:color w:val="000000"/>
                <w:sz w:val="16"/>
                <w:szCs w:val="16"/>
              </w:rPr>
            </w:pPr>
            <w:r>
              <w:rPr>
                <w:rFonts w:cs="Arial"/>
                <w:color w:val="000000"/>
                <w:sz w:val="16"/>
                <w:szCs w:val="16"/>
              </w:rPr>
              <w:t>00,47 – 0,77</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F09CAC2" w14:textId="77777777" w:rsidR="00DD3BA9" w:rsidRPr="00A118F3" w:rsidRDefault="00DD3BA9" w:rsidP="0015325E">
            <w:pPr>
              <w:ind w:firstLine="0"/>
              <w:rPr>
                <w:rFonts w:cs="Arial"/>
                <w:color w:val="000000"/>
                <w:sz w:val="16"/>
                <w:szCs w:val="16"/>
              </w:rPr>
            </w:pPr>
            <w:r>
              <w:rPr>
                <w:rFonts w:cs="Arial"/>
                <w:color w:val="000000"/>
                <w:sz w:val="16"/>
                <w:szCs w:val="16"/>
              </w:rPr>
              <w:t>0,55 – 0,84 %</w:t>
            </w:r>
          </w:p>
        </w:tc>
      </w:tr>
      <w:tr w:rsidR="00DD3BA9" w:rsidRPr="004C387F" w14:paraId="639A1F33" w14:textId="77777777" w:rsidTr="0015325E">
        <w:trPr>
          <w:cnfStyle w:val="000000100000" w:firstRow="0" w:lastRow="0" w:firstColumn="0" w:lastColumn="0" w:oddVBand="0" w:evenVBand="0" w:oddHBand="1" w:evenHBand="0" w:firstRowFirstColumn="0" w:firstRowLastColumn="0" w:lastRowFirstColumn="0" w:lastRowLastColumn="0"/>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322D1F97"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0821A7BF"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E2CED3B" w14:textId="77777777" w:rsidR="00DD3BA9" w:rsidRPr="00A118F3" w:rsidRDefault="00DD3BA9" w:rsidP="0015325E">
            <w:pPr>
              <w:ind w:firstLine="0"/>
              <w:jc w:val="center"/>
              <w:rPr>
                <w:rFonts w:cs="Arial"/>
                <w:color w:val="000000"/>
                <w:sz w:val="16"/>
                <w:szCs w:val="16"/>
              </w:rPr>
            </w:pPr>
            <w:r>
              <w:rPr>
                <w:rFonts w:cs="Arial"/>
                <w:color w:val="000000"/>
                <w:sz w:val="16"/>
                <w:szCs w:val="16"/>
              </w:rPr>
              <w:t>BMA</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C95B5AA"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466734AB"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005C4BFB"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FDB9713" w14:textId="77777777" w:rsidR="00DD3BA9" w:rsidRPr="00A118F3" w:rsidRDefault="00DD3BA9" w:rsidP="0015325E">
            <w:pPr>
              <w:jc w:val="center"/>
              <w:rPr>
                <w:rFonts w:cs="Arial"/>
                <w:color w:val="000000"/>
                <w:sz w:val="16"/>
                <w:szCs w:val="16"/>
              </w:rPr>
            </w:pPr>
            <w:r>
              <w:rPr>
                <w:rFonts w:cs="Arial"/>
                <w:color w:val="000000"/>
                <w:sz w:val="16"/>
                <w:szCs w:val="16"/>
              </w:rPr>
              <w:t>00,68 – 0,80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563FAB43" w14:textId="77777777" w:rsidR="00DD3BA9" w:rsidRPr="00A118F3" w:rsidRDefault="00DD3BA9" w:rsidP="0015325E">
            <w:pPr>
              <w:ind w:firstLine="0"/>
              <w:rPr>
                <w:rFonts w:cs="Arial"/>
                <w:color w:val="000000"/>
                <w:sz w:val="16"/>
                <w:szCs w:val="16"/>
              </w:rPr>
            </w:pPr>
            <w:r>
              <w:rPr>
                <w:rFonts w:cs="Arial"/>
                <w:color w:val="000000"/>
                <w:sz w:val="16"/>
                <w:szCs w:val="16"/>
              </w:rPr>
              <w:t>0,51 – 0,65 %</w:t>
            </w:r>
          </w:p>
        </w:tc>
      </w:tr>
      <w:tr w:rsidR="00DD3BA9" w:rsidRPr="004C387F" w14:paraId="68CBEBF0" w14:textId="77777777" w:rsidTr="0015325E">
        <w:trPr>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2AABDD04"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1E4AB51A"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33126756" w14:textId="77777777" w:rsidR="00DD3BA9" w:rsidRPr="00A118F3" w:rsidRDefault="00DD3BA9" w:rsidP="0015325E">
            <w:pPr>
              <w:ind w:firstLine="0"/>
              <w:jc w:val="center"/>
              <w:rPr>
                <w:rFonts w:cs="Arial"/>
                <w:color w:val="000000"/>
                <w:sz w:val="16"/>
                <w:szCs w:val="16"/>
              </w:rPr>
            </w:pPr>
            <w:r>
              <w:rPr>
                <w:rFonts w:cs="Arial"/>
                <w:color w:val="000000"/>
                <w:sz w:val="16"/>
                <w:szCs w:val="16"/>
              </w:rPr>
              <w:t>WAPLS</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64130D41"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49F06D99"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27A97182"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A74436C" w14:textId="77777777" w:rsidR="00DD3BA9" w:rsidRPr="00A118F3" w:rsidRDefault="00DD3BA9" w:rsidP="0015325E">
            <w:pPr>
              <w:jc w:val="center"/>
              <w:rPr>
                <w:rFonts w:cs="Arial"/>
                <w:color w:val="000000"/>
                <w:sz w:val="16"/>
                <w:szCs w:val="16"/>
              </w:rPr>
            </w:pPr>
            <w:r>
              <w:rPr>
                <w:rFonts w:cs="Arial"/>
                <w:color w:val="000000"/>
                <w:sz w:val="16"/>
                <w:szCs w:val="16"/>
              </w:rPr>
              <w:t>00,48 – 0,82</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494B4CBE" w14:textId="77777777" w:rsidR="00DD3BA9" w:rsidRPr="00A118F3" w:rsidRDefault="00DD3BA9" w:rsidP="0015325E">
            <w:pPr>
              <w:ind w:firstLine="0"/>
              <w:rPr>
                <w:rFonts w:cs="Arial"/>
                <w:color w:val="000000"/>
                <w:sz w:val="16"/>
                <w:szCs w:val="16"/>
              </w:rPr>
            </w:pPr>
            <w:r>
              <w:rPr>
                <w:rFonts w:cs="Arial"/>
                <w:color w:val="000000"/>
                <w:sz w:val="16"/>
                <w:szCs w:val="16"/>
              </w:rPr>
              <w:t>0,48 – 0,74 %</w:t>
            </w:r>
          </w:p>
        </w:tc>
      </w:tr>
      <w:tr w:rsidR="00DD3BA9" w:rsidRPr="004C387F" w14:paraId="77400ADF" w14:textId="77777777" w:rsidTr="0015325E">
        <w:trPr>
          <w:cnfStyle w:val="000000100000" w:firstRow="0" w:lastRow="0" w:firstColumn="0" w:lastColumn="0" w:oddVBand="0" w:evenVBand="0" w:oddHBand="1" w:evenHBand="0" w:firstRowFirstColumn="0" w:firstRowLastColumn="0" w:lastRowFirstColumn="0" w:lastRowLastColumn="0"/>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72274AFF"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68751FA8"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704C5628" w14:textId="77777777" w:rsidR="00DD3BA9" w:rsidRPr="00A118F3" w:rsidRDefault="00DD3BA9" w:rsidP="0015325E">
            <w:pPr>
              <w:ind w:firstLine="0"/>
              <w:jc w:val="center"/>
              <w:rPr>
                <w:rFonts w:cs="Arial"/>
                <w:color w:val="000000"/>
                <w:sz w:val="16"/>
                <w:szCs w:val="16"/>
              </w:rPr>
            </w:pPr>
            <w:r>
              <w:rPr>
                <w:rFonts w:cs="Arial"/>
                <w:color w:val="000000"/>
                <w:sz w:val="16"/>
                <w:szCs w:val="16"/>
              </w:rPr>
              <w:t>GPR</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3B922C7A"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71C1062E"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151705F4"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F4C2334" w14:textId="77777777" w:rsidR="00DD3BA9" w:rsidRPr="00A118F3" w:rsidRDefault="00DD3BA9" w:rsidP="0015325E">
            <w:pPr>
              <w:jc w:val="center"/>
              <w:rPr>
                <w:rFonts w:cs="Arial"/>
                <w:color w:val="000000"/>
                <w:sz w:val="16"/>
                <w:szCs w:val="16"/>
              </w:rPr>
            </w:pPr>
            <w:r>
              <w:rPr>
                <w:rFonts w:cs="Arial"/>
                <w:color w:val="000000"/>
                <w:sz w:val="16"/>
                <w:szCs w:val="16"/>
              </w:rPr>
              <w:t>00,65 – 0,79</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16EF5943" w14:textId="77777777" w:rsidR="00DD3BA9" w:rsidRPr="00A118F3" w:rsidRDefault="00DD3BA9" w:rsidP="0015325E">
            <w:pPr>
              <w:ind w:firstLine="0"/>
              <w:rPr>
                <w:rFonts w:cs="Arial"/>
                <w:color w:val="000000"/>
                <w:sz w:val="16"/>
                <w:szCs w:val="16"/>
              </w:rPr>
            </w:pPr>
            <w:r>
              <w:rPr>
                <w:rFonts w:cs="Arial"/>
                <w:color w:val="000000"/>
                <w:sz w:val="16"/>
                <w:szCs w:val="16"/>
              </w:rPr>
              <w:t>0,52 – 0,69 %</w:t>
            </w:r>
          </w:p>
        </w:tc>
      </w:tr>
      <w:tr w:rsidR="00DD3BA9" w:rsidRPr="004C387F" w14:paraId="0A60B27E" w14:textId="77777777" w:rsidTr="0015325E">
        <w:trPr>
          <w:trHeight w:val="183"/>
        </w:trPr>
        <w:tc>
          <w:tcPr>
            <w:cnfStyle w:val="000010000000" w:firstRow="0" w:lastRow="0" w:firstColumn="0" w:lastColumn="0" w:oddVBand="1" w:evenVBand="0" w:oddHBand="0" w:evenHBand="0" w:firstRowFirstColumn="0" w:firstRowLastColumn="0" w:lastRowFirstColumn="0" w:lastRowLastColumn="0"/>
            <w:tcW w:w="1418" w:type="dxa"/>
            <w:vMerge/>
            <w:vAlign w:val="center"/>
          </w:tcPr>
          <w:p w14:paraId="6EEDFB4E"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vAlign w:val="center"/>
          </w:tcPr>
          <w:p w14:paraId="3ACEC790"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9CAAC44" w14:textId="77777777" w:rsidR="00DD3BA9" w:rsidRPr="00A118F3" w:rsidRDefault="00DD3BA9" w:rsidP="0015325E">
            <w:pPr>
              <w:ind w:firstLine="0"/>
              <w:jc w:val="center"/>
              <w:rPr>
                <w:rFonts w:cs="Arial"/>
                <w:color w:val="000000"/>
                <w:sz w:val="16"/>
                <w:szCs w:val="16"/>
              </w:rPr>
            </w:pPr>
            <w:r>
              <w:rPr>
                <w:rFonts w:cs="Arial"/>
                <w:color w:val="000000"/>
                <w:sz w:val="16"/>
                <w:szCs w:val="16"/>
              </w:rPr>
              <w:t>ANN</w:t>
            </w:r>
          </w:p>
        </w:tc>
        <w:tc>
          <w:tcPr>
            <w:cnfStyle w:val="000001000000" w:firstRow="0" w:lastRow="0" w:firstColumn="0" w:lastColumn="0" w:oddVBand="0" w:evenVBand="1" w:oddHBand="0" w:evenHBand="0" w:firstRowFirstColumn="0" w:firstRowLastColumn="0" w:lastRowFirstColumn="0" w:lastRowLastColumn="0"/>
            <w:tcW w:w="1559" w:type="dxa"/>
            <w:vMerge/>
            <w:vAlign w:val="center"/>
          </w:tcPr>
          <w:p w14:paraId="5F3F7515"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vAlign w:val="center"/>
          </w:tcPr>
          <w:p w14:paraId="207B924E" w14:textId="77777777" w:rsidR="00DD3BA9"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vAlign w:val="center"/>
          </w:tcPr>
          <w:p w14:paraId="3FA86E7D" w14:textId="77777777" w:rsidR="00DD3BA9" w:rsidRPr="00A118F3"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A37512" w14:textId="77777777" w:rsidR="00DD3BA9" w:rsidRPr="00A118F3" w:rsidRDefault="00DD3BA9" w:rsidP="0015325E">
            <w:pPr>
              <w:jc w:val="center"/>
              <w:rPr>
                <w:rFonts w:cs="Arial"/>
                <w:color w:val="000000"/>
                <w:sz w:val="16"/>
                <w:szCs w:val="16"/>
              </w:rPr>
            </w:pPr>
            <w:r>
              <w:rPr>
                <w:rFonts w:cs="Arial"/>
                <w:color w:val="000000"/>
                <w:sz w:val="16"/>
                <w:szCs w:val="16"/>
              </w:rPr>
              <w:t>00,64 – 0,80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08CF0E35" w14:textId="77777777" w:rsidR="00DD3BA9" w:rsidRPr="00A118F3" w:rsidRDefault="00DD3BA9" w:rsidP="0015325E">
            <w:pPr>
              <w:ind w:firstLine="0"/>
              <w:rPr>
                <w:rFonts w:cs="Arial"/>
                <w:color w:val="000000"/>
                <w:sz w:val="16"/>
                <w:szCs w:val="16"/>
              </w:rPr>
            </w:pPr>
            <w:r>
              <w:rPr>
                <w:rFonts w:cs="Arial"/>
                <w:color w:val="000000"/>
                <w:sz w:val="16"/>
                <w:szCs w:val="16"/>
              </w:rPr>
              <w:t>0,51 – 0,69 %</w:t>
            </w:r>
          </w:p>
        </w:tc>
      </w:tr>
      <w:tr w:rsidR="00DD3BA9" w:rsidRPr="004C387F" w14:paraId="40A850C9" w14:textId="77777777" w:rsidTr="0015325E">
        <w:trPr>
          <w:cnfStyle w:val="000000100000" w:firstRow="0" w:lastRow="0" w:firstColumn="0" w:lastColumn="0" w:oddVBand="0" w:evenVBand="0" w:oddHBand="1" w:evenHBand="0" w:firstRowFirstColumn="0" w:firstRowLastColumn="0" w:lastRowFirstColumn="0" w:lastRowLastColumn="0"/>
          <w:trHeight w:val="278"/>
        </w:trPr>
        <w:tc>
          <w:tcPr>
            <w:cnfStyle w:val="000010000000" w:firstRow="0" w:lastRow="0" w:firstColumn="0" w:lastColumn="0" w:oddVBand="1" w:evenVBand="0" w:oddHBand="0" w:evenHBand="0" w:firstRowFirstColumn="0" w:firstRowLastColumn="0" w:lastRowFirstColumn="0" w:lastRowLastColumn="0"/>
            <w:tcW w:w="1418" w:type="dxa"/>
            <w:vMerge w:val="restart"/>
            <w:vAlign w:val="center"/>
          </w:tcPr>
          <w:p w14:paraId="3AAC37D5" w14:textId="77777777" w:rsidR="00DD3BA9" w:rsidRPr="002231B4" w:rsidRDefault="00DD3BA9" w:rsidP="0015325E">
            <w:pPr>
              <w:ind w:firstLine="0"/>
              <w:jc w:val="center"/>
              <w:rPr>
                <w:rFonts w:cs="Arial"/>
                <w:color w:val="000000"/>
                <w:sz w:val="16"/>
                <w:szCs w:val="16"/>
              </w:rPr>
            </w:pPr>
            <w:r w:rsidRPr="002231B4">
              <w:rPr>
                <w:rFonts w:cs="Arial"/>
                <w:color w:val="000000"/>
                <w:sz w:val="16"/>
                <w:szCs w:val="16"/>
              </w:rPr>
              <w:t xml:space="preserve">Dotto et al., </w:t>
            </w:r>
            <w:r>
              <w:rPr>
                <w:rFonts w:cs="Arial"/>
                <w:color w:val="000000"/>
                <w:sz w:val="16"/>
                <w:szCs w:val="16"/>
              </w:rPr>
              <w:t>2017</w:t>
            </w:r>
          </w:p>
        </w:tc>
        <w:tc>
          <w:tcPr>
            <w:cnfStyle w:val="000001000000" w:firstRow="0" w:lastRow="0" w:firstColumn="0" w:lastColumn="0" w:oddVBand="0" w:evenVBand="1" w:oddHBand="0" w:evenHBand="0" w:firstRowFirstColumn="0" w:firstRowLastColumn="0" w:lastRowFirstColumn="0" w:lastRowLastColumn="0"/>
            <w:tcW w:w="850" w:type="dxa"/>
            <w:vMerge w:val="restart"/>
            <w:vAlign w:val="center"/>
          </w:tcPr>
          <w:p w14:paraId="7BE6B8B9" w14:textId="77777777" w:rsidR="00DD3BA9" w:rsidRPr="002231B4" w:rsidRDefault="00DD3BA9" w:rsidP="0015325E">
            <w:pPr>
              <w:ind w:firstLine="0"/>
              <w:jc w:val="center"/>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5D4982F2" w14:textId="77777777" w:rsidR="00DD3BA9" w:rsidRPr="002231B4" w:rsidRDefault="00DD3BA9" w:rsidP="0015325E">
            <w:pPr>
              <w:ind w:firstLine="0"/>
              <w:jc w:val="center"/>
              <w:rPr>
                <w:rFonts w:cs="Arial"/>
                <w:sz w:val="16"/>
                <w:szCs w:val="16"/>
              </w:rPr>
            </w:pPr>
            <w:r>
              <w:rPr>
                <w:rFonts w:cs="Arial"/>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Merge w:val="restart"/>
            <w:vAlign w:val="center"/>
          </w:tcPr>
          <w:p w14:paraId="683173ED" w14:textId="77777777" w:rsidR="00DD3BA9" w:rsidRPr="00DD3BA9" w:rsidRDefault="00DD3BA9" w:rsidP="0015325E">
            <w:pPr>
              <w:ind w:firstLine="0"/>
              <w:jc w:val="center"/>
              <w:rPr>
                <w:rFonts w:cs="Arial"/>
                <w:color w:val="000000"/>
                <w:sz w:val="16"/>
                <w:szCs w:val="16"/>
                <w:lang w:val="en-US"/>
                <w:rPrChange w:id="162" w:author="Liliane" w:date="2021-04-18T23:15:00Z">
                  <w:rPr>
                    <w:rFonts w:cs="Arial"/>
                    <w:color w:val="000000"/>
                    <w:sz w:val="16"/>
                    <w:szCs w:val="16"/>
                  </w:rPr>
                </w:rPrChange>
              </w:rPr>
            </w:pPr>
            <w:r w:rsidRPr="00DD3BA9">
              <w:rPr>
                <w:rFonts w:cs="Arial"/>
                <w:color w:val="000000"/>
                <w:sz w:val="16"/>
                <w:szCs w:val="16"/>
                <w:lang w:val="en-US"/>
                <w:rPrChange w:id="163" w:author="Liliane" w:date="2021-04-18T23:15:00Z">
                  <w:rPr>
                    <w:rFonts w:cs="Arial"/>
                    <w:color w:val="000000"/>
                    <w:sz w:val="16"/>
                    <w:szCs w:val="16"/>
                  </w:rPr>
                </w:rPrChange>
              </w:rPr>
              <w:t>DET</w:t>
            </w:r>
          </w:p>
          <w:p w14:paraId="4C392828" w14:textId="77777777" w:rsidR="00DD3BA9" w:rsidRPr="00DD3BA9" w:rsidRDefault="00DD3BA9" w:rsidP="0015325E">
            <w:pPr>
              <w:ind w:firstLine="0"/>
              <w:jc w:val="center"/>
              <w:rPr>
                <w:rFonts w:cs="Arial"/>
                <w:color w:val="000000"/>
                <w:sz w:val="16"/>
                <w:szCs w:val="16"/>
                <w:lang w:val="en-US"/>
                <w:rPrChange w:id="164" w:author="Liliane" w:date="2021-04-18T23:15:00Z">
                  <w:rPr>
                    <w:rFonts w:cs="Arial"/>
                    <w:color w:val="000000"/>
                    <w:sz w:val="16"/>
                    <w:szCs w:val="16"/>
                  </w:rPr>
                </w:rPrChange>
              </w:rPr>
            </w:pPr>
            <w:r w:rsidRPr="00DD3BA9">
              <w:rPr>
                <w:rFonts w:cs="Arial"/>
                <w:color w:val="000000"/>
                <w:sz w:val="16"/>
                <w:szCs w:val="16"/>
                <w:lang w:val="en-US"/>
                <w:rPrChange w:id="165" w:author="Liliane" w:date="2021-04-18T23:15:00Z">
                  <w:rPr>
                    <w:rFonts w:cs="Arial"/>
                    <w:color w:val="000000"/>
                    <w:sz w:val="16"/>
                    <w:szCs w:val="16"/>
                  </w:rPr>
                </w:rPrChange>
              </w:rPr>
              <w:t>CR</w:t>
            </w:r>
          </w:p>
          <w:p w14:paraId="47C6774C" w14:textId="77777777" w:rsidR="00DD3BA9" w:rsidRPr="00DD3BA9" w:rsidRDefault="00DD3BA9" w:rsidP="0015325E">
            <w:pPr>
              <w:ind w:firstLine="0"/>
              <w:jc w:val="center"/>
              <w:rPr>
                <w:rFonts w:cs="Arial"/>
                <w:color w:val="000000"/>
                <w:sz w:val="16"/>
                <w:szCs w:val="16"/>
                <w:lang w:val="en-US"/>
                <w:rPrChange w:id="166" w:author="Liliane" w:date="2021-04-18T23:15:00Z">
                  <w:rPr>
                    <w:rFonts w:cs="Arial"/>
                    <w:color w:val="000000"/>
                    <w:sz w:val="16"/>
                    <w:szCs w:val="16"/>
                  </w:rPr>
                </w:rPrChange>
              </w:rPr>
            </w:pPr>
            <w:r w:rsidRPr="00DD3BA9">
              <w:rPr>
                <w:rFonts w:cs="Arial"/>
                <w:color w:val="000000"/>
                <w:sz w:val="16"/>
                <w:szCs w:val="16"/>
                <w:lang w:val="en-US"/>
                <w:rPrChange w:id="167" w:author="Liliane" w:date="2021-04-18T23:15:00Z">
                  <w:rPr>
                    <w:rFonts w:cs="Arial"/>
                    <w:color w:val="000000"/>
                    <w:sz w:val="16"/>
                    <w:szCs w:val="16"/>
                  </w:rPr>
                </w:rPrChange>
              </w:rPr>
              <w:t>CR + BR</w:t>
            </w:r>
          </w:p>
          <w:p w14:paraId="23DB869D" w14:textId="77777777" w:rsidR="00DD3BA9" w:rsidRPr="00DD3BA9" w:rsidRDefault="00DD3BA9" w:rsidP="0015325E">
            <w:pPr>
              <w:ind w:firstLine="0"/>
              <w:jc w:val="center"/>
              <w:rPr>
                <w:rFonts w:cs="Arial"/>
                <w:color w:val="000000"/>
                <w:sz w:val="16"/>
                <w:szCs w:val="16"/>
                <w:lang w:val="en-US"/>
                <w:rPrChange w:id="168" w:author="Liliane" w:date="2021-04-18T23:15:00Z">
                  <w:rPr>
                    <w:rFonts w:cs="Arial"/>
                    <w:color w:val="000000"/>
                    <w:sz w:val="16"/>
                    <w:szCs w:val="16"/>
                  </w:rPr>
                </w:rPrChange>
              </w:rPr>
            </w:pPr>
            <w:r w:rsidRPr="00DD3BA9">
              <w:rPr>
                <w:rFonts w:cs="Arial"/>
                <w:color w:val="000000"/>
                <w:sz w:val="16"/>
                <w:szCs w:val="16"/>
                <w:lang w:val="en-US"/>
                <w:rPrChange w:id="169" w:author="Liliane" w:date="2021-04-18T23:15:00Z">
                  <w:rPr>
                    <w:rFonts w:cs="Arial"/>
                    <w:color w:val="000000"/>
                    <w:sz w:val="16"/>
                    <w:szCs w:val="16"/>
                  </w:rPr>
                </w:rPrChange>
              </w:rPr>
              <w:lastRenderedPageBreak/>
              <w:t>DET + BR</w:t>
            </w:r>
          </w:p>
        </w:tc>
        <w:tc>
          <w:tcPr>
            <w:cnfStyle w:val="000010000000" w:firstRow="0" w:lastRow="0" w:firstColumn="0" w:lastColumn="0" w:oddVBand="1" w:evenVBand="0" w:oddHBand="0" w:evenHBand="0" w:firstRowFirstColumn="0" w:firstRowLastColumn="0" w:lastRowFirstColumn="0" w:lastRowLastColumn="0"/>
            <w:tcW w:w="992" w:type="dxa"/>
            <w:vMerge w:val="restart"/>
            <w:vAlign w:val="center"/>
          </w:tcPr>
          <w:p w14:paraId="37C7ED02" w14:textId="77777777" w:rsidR="00DD3BA9" w:rsidRPr="002231B4" w:rsidRDefault="00DD3BA9" w:rsidP="0015325E">
            <w:pPr>
              <w:ind w:firstLine="0"/>
              <w:jc w:val="center"/>
              <w:rPr>
                <w:rFonts w:cs="Arial"/>
                <w:color w:val="000000"/>
                <w:sz w:val="16"/>
                <w:szCs w:val="16"/>
              </w:rPr>
            </w:pPr>
            <w:r>
              <w:rPr>
                <w:rFonts w:cs="Arial"/>
                <w:color w:val="000000"/>
                <w:sz w:val="16"/>
                <w:szCs w:val="16"/>
              </w:rPr>
              <w:lastRenderedPageBreak/>
              <w:t>299</w:t>
            </w:r>
          </w:p>
        </w:tc>
        <w:tc>
          <w:tcPr>
            <w:cnfStyle w:val="000001000000" w:firstRow="0" w:lastRow="0" w:firstColumn="0" w:lastColumn="0" w:oddVBand="0" w:evenVBand="1" w:oddHBand="0" w:evenHBand="0" w:firstRowFirstColumn="0" w:firstRowLastColumn="0" w:lastRowFirstColumn="0" w:lastRowLastColumn="0"/>
            <w:tcW w:w="1134" w:type="dxa"/>
            <w:vMerge w:val="restart"/>
            <w:vAlign w:val="center"/>
          </w:tcPr>
          <w:p w14:paraId="0BDC3381" w14:textId="77777777" w:rsidR="00DD3BA9" w:rsidRPr="002231B4" w:rsidRDefault="00DD3BA9" w:rsidP="0015325E">
            <w:pPr>
              <w:ind w:firstLine="0"/>
              <w:jc w:val="center"/>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9B0A42C" w14:textId="77777777" w:rsidR="00DD3BA9" w:rsidRPr="002231B4" w:rsidRDefault="00DD3BA9" w:rsidP="0015325E">
            <w:pPr>
              <w:jc w:val="center"/>
              <w:rPr>
                <w:rFonts w:cs="Arial"/>
                <w:color w:val="000000"/>
                <w:sz w:val="16"/>
                <w:szCs w:val="16"/>
              </w:rPr>
            </w:pPr>
            <w:r>
              <w:rPr>
                <w:rFonts w:cs="Arial"/>
                <w:color w:val="000000"/>
                <w:sz w:val="16"/>
                <w:szCs w:val="16"/>
              </w:rPr>
              <w:t>00,68 – 0,90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2896EA54" w14:textId="77777777" w:rsidR="00DD3BA9" w:rsidRPr="002231B4" w:rsidRDefault="00DD3BA9" w:rsidP="0015325E">
            <w:pPr>
              <w:ind w:firstLine="0"/>
              <w:jc w:val="center"/>
              <w:rPr>
                <w:rFonts w:cs="Arial"/>
                <w:color w:val="000000"/>
                <w:sz w:val="16"/>
                <w:szCs w:val="16"/>
              </w:rPr>
            </w:pPr>
            <w:r>
              <w:rPr>
                <w:rFonts w:cs="Arial"/>
                <w:color w:val="000000"/>
                <w:sz w:val="16"/>
                <w:szCs w:val="16"/>
              </w:rPr>
              <w:t>0,32 – 0,54 %</w:t>
            </w:r>
          </w:p>
        </w:tc>
      </w:tr>
      <w:tr w:rsidR="00DD3BA9" w:rsidRPr="004C387F" w14:paraId="7B68357E" w14:textId="77777777" w:rsidTr="0015325E">
        <w:trPr>
          <w:trHeight w:val="277"/>
        </w:trPr>
        <w:tc>
          <w:tcPr>
            <w:cnfStyle w:val="000010000000" w:firstRow="0" w:lastRow="0" w:firstColumn="0" w:lastColumn="0" w:oddVBand="1" w:evenVBand="0" w:oddHBand="0" w:evenHBand="0" w:firstRowFirstColumn="0" w:firstRowLastColumn="0" w:lastRowFirstColumn="0" w:lastRowLastColumn="0"/>
            <w:tcW w:w="1418" w:type="dxa"/>
            <w:vMerge/>
            <w:tcBorders>
              <w:bottom w:val="single" w:sz="4" w:space="0" w:color="7F7F7F" w:themeColor="text1" w:themeTint="80"/>
            </w:tcBorders>
            <w:vAlign w:val="center"/>
          </w:tcPr>
          <w:p w14:paraId="143018AC" w14:textId="77777777" w:rsidR="00DD3BA9" w:rsidRPr="002231B4"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850" w:type="dxa"/>
            <w:vMerge/>
            <w:tcBorders>
              <w:bottom w:val="single" w:sz="4" w:space="0" w:color="7F7F7F" w:themeColor="text1" w:themeTint="80"/>
            </w:tcBorders>
            <w:vAlign w:val="center"/>
          </w:tcPr>
          <w:p w14:paraId="142F364F"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7F7F7F" w:themeColor="text1" w:themeTint="80"/>
              <w:bottom w:val="single" w:sz="4" w:space="0" w:color="7F7F7F" w:themeColor="text1" w:themeTint="80"/>
            </w:tcBorders>
            <w:vAlign w:val="center"/>
          </w:tcPr>
          <w:p w14:paraId="72433489" w14:textId="77777777" w:rsidR="00DD3BA9" w:rsidRPr="002231B4" w:rsidRDefault="00DD3BA9" w:rsidP="0015325E">
            <w:pPr>
              <w:ind w:firstLine="0"/>
              <w:jc w:val="center"/>
              <w:rPr>
                <w:rFonts w:cs="Arial"/>
                <w:sz w:val="16"/>
                <w:szCs w:val="16"/>
              </w:rPr>
            </w:pPr>
            <w:r>
              <w:rPr>
                <w:rFonts w:cs="Arial"/>
                <w:sz w:val="16"/>
                <w:szCs w:val="16"/>
              </w:rPr>
              <w:t>SVM</w:t>
            </w:r>
          </w:p>
        </w:tc>
        <w:tc>
          <w:tcPr>
            <w:cnfStyle w:val="000001000000" w:firstRow="0" w:lastRow="0" w:firstColumn="0" w:lastColumn="0" w:oddVBand="0" w:evenVBand="1" w:oddHBand="0" w:evenHBand="0" w:firstRowFirstColumn="0" w:firstRowLastColumn="0" w:lastRowFirstColumn="0" w:lastRowLastColumn="0"/>
            <w:tcW w:w="1559" w:type="dxa"/>
            <w:vMerge/>
            <w:tcBorders>
              <w:bottom w:val="single" w:sz="4" w:space="0" w:color="7F7F7F" w:themeColor="text1" w:themeTint="80"/>
            </w:tcBorders>
            <w:vAlign w:val="center"/>
          </w:tcPr>
          <w:p w14:paraId="174362AF" w14:textId="77777777" w:rsidR="00DD3BA9" w:rsidRPr="002231B4"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Merge/>
            <w:tcBorders>
              <w:bottom w:val="single" w:sz="4" w:space="0" w:color="7F7F7F" w:themeColor="text1" w:themeTint="80"/>
            </w:tcBorders>
            <w:vAlign w:val="center"/>
          </w:tcPr>
          <w:p w14:paraId="0F2D913E" w14:textId="77777777" w:rsidR="00DD3BA9" w:rsidRPr="002231B4" w:rsidRDefault="00DD3BA9" w:rsidP="0015325E">
            <w:pPr>
              <w:ind w:firstLine="0"/>
              <w:jc w:val="center"/>
              <w:rPr>
                <w:rFonts w:cs="Arial"/>
                <w:color w:val="000000"/>
                <w:sz w:val="16"/>
                <w:szCs w:val="16"/>
              </w:rPr>
            </w:pPr>
          </w:p>
        </w:tc>
        <w:tc>
          <w:tcPr>
            <w:cnfStyle w:val="000001000000" w:firstRow="0" w:lastRow="0" w:firstColumn="0" w:lastColumn="0" w:oddVBand="0" w:evenVBand="1" w:oddHBand="0" w:evenHBand="0" w:firstRowFirstColumn="0" w:firstRowLastColumn="0" w:lastRowFirstColumn="0" w:lastRowLastColumn="0"/>
            <w:tcW w:w="1134" w:type="dxa"/>
            <w:vMerge/>
            <w:tcBorders>
              <w:bottom w:val="single" w:sz="4" w:space="0" w:color="7F7F7F" w:themeColor="text1" w:themeTint="80"/>
            </w:tcBorders>
            <w:vAlign w:val="center"/>
          </w:tcPr>
          <w:p w14:paraId="6229BDCE" w14:textId="77777777" w:rsidR="00DD3BA9" w:rsidRDefault="00DD3BA9" w:rsidP="0015325E">
            <w:pPr>
              <w:ind w:firstLine="0"/>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7F7F7F" w:themeColor="text1" w:themeTint="80"/>
            </w:tcBorders>
            <w:vAlign w:val="center"/>
          </w:tcPr>
          <w:p w14:paraId="76637035" w14:textId="77777777" w:rsidR="00DD3BA9" w:rsidRPr="002231B4" w:rsidRDefault="00DD3BA9" w:rsidP="0015325E">
            <w:pPr>
              <w:jc w:val="center"/>
              <w:rPr>
                <w:rFonts w:cs="Arial"/>
                <w:color w:val="000000"/>
                <w:sz w:val="16"/>
                <w:szCs w:val="16"/>
              </w:rPr>
            </w:pPr>
            <w:r>
              <w:rPr>
                <w:rFonts w:cs="Arial"/>
                <w:color w:val="000000"/>
                <w:sz w:val="16"/>
                <w:szCs w:val="16"/>
              </w:rPr>
              <w:t>00,68 – 0,87</w:t>
            </w:r>
          </w:p>
        </w:tc>
        <w:tc>
          <w:tcPr>
            <w:cnfStyle w:val="000001000000" w:firstRow="0" w:lastRow="0" w:firstColumn="0" w:lastColumn="0" w:oddVBand="0" w:evenVBand="1" w:oddHBand="0" w:evenHBand="0" w:firstRowFirstColumn="0" w:firstRowLastColumn="0" w:lastRowFirstColumn="0" w:lastRowLastColumn="0"/>
            <w:tcW w:w="1135" w:type="dxa"/>
            <w:tcBorders>
              <w:bottom w:val="single" w:sz="4" w:space="0" w:color="7F7F7F" w:themeColor="text1" w:themeTint="80"/>
            </w:tcBorders>
            <w:vAlign w:val="center"/>
          </w:tcPr>
          <w:p w14:paraId="5FD4A26E" w14:textId="77777777" w:rsidR="00DD3BA9" w:rsidRPr="002231B4" w:rsidRDefault="00DD3BA9" w:rsidP="0015325E">
            <w:pPr>
              <w:ind w:firstLine="0"/>
              <w:jc w:val="center"/>
              <w:rPr>
                <w:rFonts w:cs="Arial"/>
                <w:color w:val="000000"/>
                <w:sz w:val="16"/>
                <w:szCs w:val="16"/>
              </w:rPr>
            </w:pPr>
            <w:r>
              <w:rPr>
                <w:rFonts w:cs="Arial"/>
                <w:color w:val="000000"/>
                <w:sz w:val="16"/>
                <w:szCs w:val="16"/>
              </w:rPr>
              <w:t>0,35 – 0,56 %</w:t>
            </w:r>
          </w:p>
        </w:tc>
      </w:tr>
      <w:tr w:rsidR="00DD3BA9" w:rsidRPr="00D710B8" w14:paraId="3504A943" w14:textId="77777777" w:rsidTr="0015325E">
        <w:trPr>
          <w:cnfStyle w:val="000000100000" w:firstRow="0" w:lastRow="0" w:firstColumn="0" w:lastColumn="0" w:oddVBand="0" w:evenVBand="0" w:oddHBand="1" w:evenHBand="0" w:firstRowFirstColumn="0" w:firstRowLastColumn="0" w:lastRowFirstColumn="0" w:lastRowLastColumn="0"/>
          <w:trHeight w:val="1380"/>
        </w:trPr>
        <w:tc>
          <w:tcPr>
            <w:cnfStyle w:val="000010000000" w:firstRow="0" w:lastRow="0" w:firstColumn="0" w:lastColumn="0" w:oddVBand="1" w:evenVBand="0" w:oddHBand="0" w:evenHBand="0" w:firstRowFirstColumn="0" w:firstRowLastColumn="0" w:lastRowFirstColumn="0" w:lastRowLastColumn="0"/>
            <w:tcW w:w="1418" w:type="dxa"/>
            <w:vAlign w:val="center"/>
          </w:tcPr>
          <w:p w14:paraId="67D91350" w14:textId="77777777" w:rsidR="00DD3BA9" w:rsidRPr="00D710B8" w:rsidRDefault="00DD3BA9" w:rsidP="0015325E">
            <w:pPr>
              <w:ind w:firstLine="0"/>
              <w:jc w:val="center"/>
              <w:rPr>
                <w:rFonts w:cs="Arial"/>
                <w:color w:val="000000"/>
                <w:sz w:val="16"/>
                <w:szCs w:val="16"/>
              </w:rPr>
            </w:pPr>
            <w:r>
              <w:rPr>
                <w:rFonts w:cs="Arial"/>
                <w:color w:val="000000"/>
                <w:sz w:val="16"/>
                <w:szCs w:val="16"/>
              </w:rPr>
              <w:lastRenderedPageBreak/>
              <w:t xml:space="preserve">Pinheiro </w:t>
            </w:r>
            <w:r w:rsidRPr="00D710B8">
              <w:rPr>
                <w:rFonts w:cs="Arial"/>
                <w:color w:val="000000"/>
                <w:sz w:val="16"/>
                <w:szCs w:val="16"/>
              </w:rPr>
              <w:t>et al.</w:t>
            </w:r>
            <w:proofErr w:type="gramStart"/>
            <w:r w:rsidRPr="00D710B8">
              <w:rPr>
                <w:rFonts w:cs="Arial"/>
                <w:color w:val="000000"/>
                <w:sz w:val="16"/>
                <w:szCs w:val="16"/>
              </w:rPr>
              <w:t xml:space="preserve">, </w:t>
            </w:r>
            <w:r>
              <w:rPr>
                <w:rFonts w:cs="Arial"/>
                <w:color w:val="000000"/>
                <w:sz w:val="16"/>
                <w:szCs w:val="16"/>
              </w:rPr>
              <w:t xml:space="preserve"> 2017</w:t>
            </w:r>
            <w:proofErr w:type="gramEnd"/>
          </w:p>
        </w:tc>
        <w:tc>
          <w:tcPr>
            <w:cnfStyle w:val="000001000000" w:firstRow="0" w:lastRow="0" w:firstColumn="0" w:lastColumn="0" w:oddVBand="0" w:evenVBand="1" w:oddHBand="0" w:evenHBand="0" w:firstRowFirstColumn="0" w:firstRowLastColumn="0" w:lastRowFirstColumn="0" w:lastRowLastColumn="0"/>
            <w:tcW w:w="850" w:type="dxa"/>
            <w:vAlign w:val="center"/>
          </w:tcPr>
          <w:p w14:paraId="0DC6DDAD" w14:textId="77777777" w:rsidR="00DD3BA9" w:rsidRPr="00D710B8" w:rsidRDefault="00DD3BA9" w:rsidP="0015325E">
            <w:pPr>
              <w:ind w:firstLine="0"/>
              <w:rPr>
                <w:rFonts w:cs="Arial"/>
                <w:color w:val="000000"/>
                <w:sz w:val="16"/>
                <w:szCs w:val="16"/>
              </w:rPr>
            </w:pPr>
            <w:r>
              <w:rPr>
                <w:rFonts w:cs="Arial"/>
                <w:color w:val="000000"/>
                <w:sz w:val="16"/>
                <w:szCs w:val="16"/>
              </w:rPr>
              <w:t>Local</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132E1C2" w14:textId="77777777" w:rsidR="00DD3BA9" w:rsidRPr="00D710B8" w:rsidRDefault="00DD3BA9" w:rsidP="0015325E">
            <w:pPr>
              <w:ind w:firstLine="0"/>
              <w:jc w:val="center"/>
              <w:rPr>
                <w:rFonts w:cs="Arial"/>
                <w:color w:val="000000"/>
                <w:sz w:val="16"/>
                <w:szCs w:val="16"/>
              </w:rPr>
            </w:pPr>
            <w:r>
              <w:rPr>
                <w:rFonts w:cs="Arial"/>
                <w:sz w:val="16"/>
                <w:szCs w:val="16"/>
              </w:rPr>
              <w:t>PLSR</w:t>
            </w:r>
          </w:p>
        </w:tc>
        <w:tc>
          <w:tcPr>
            <w:cnfStyle w:val="000001000000" w:firstRow="0" w:lastRow="0" w:firstColumn="0" w:lastColumn="0" w:oddVBand="0" w:evenVBand="1" w:oddHBand="0" w:evenHBand="0" w:firstRowFirstColumn="0" w:firstRowLastColumn="0" w:lastRowFirstColumn="0" w:lastRowLastColumn="0"/>
            <w:tcW w:w="1559" w:type="dxa"/>
            <w:vAlign w:val="center"/>
          </w:tcPr>
          <w:p w14:paraId="380B93E3" w14:textId="77777777" w:rsidR="00DD3BA9" w:rsidRDefault="00DD3BA9" w:rsidP="0015325E">
            <w:pPr>
              <w:ind w:firstLine="0"/>
              <w:jc w:val="center"/>
              <w:rPr>
                <w:rFonts w:cs="Arial"/>
                <w:color w:val="000000"/>
                <w:sz w:val="16"/>
                <w:szCs w:val="16"/>
              </w:rPr>
            </w:pPr>
          </w:p>
          <w:p w14:paraId="2F353F16" w14:textId="77777777" w:rsidR="00DD3BA9" w:rsidRPr="00D710B8" w:rsidRDefault="00DD3BA9" w:rsidP="0015325E">
            <w:pPr>
              <w:ind w:firstLine="0"/>
              <w:jc w:val="center"/>
              <w:rPr>
                <w:rFonts w:cs="Arial"/>
                <w:color w:val="000000"/>
                <w:sz w:val="16"/>
                <w:szCs w:val="16"/>
              </w:rPr>
            </w:pPr>
            <w:r>
              <w:rPr>
                <w:rFonts w:cs="Arial"/>
                <w:color w:val="000000"/>
                <w:sz w:val="16"/>
                <w:szCs w:val="16"/>
              </w:rPr>
              <w:t>SNV</w:t>
            </w:r>
          </w:p>
          <w:p w14:paraId="28C1FDBE" w14:textId="77777777" w:rsidR="00DD3BA9" w:rsidRPr="00D710B8" w:rsidRDefault="00DD3BA9" w:rsidP="0015325E">
            <w:pPr>
              <w:jc w:val="center"/>
              <w:rPr>
                <w:rFonts w:cs="Arial"/>
                <w:color w:val="000000"/>
                <w:sz w:val="16"/>
                <w:szCs w:val="16"/>
              </w:rPr>
            </w:pPr>
          </w:p>
        </w:tc>
        <w:tc>
          <w:tcPr>
            <w:cnfStyle w:val="000010000000" w:firstRow="0" w:lastRow="0" w:firstColumn="0" w:lastColumn="0" w:oddVBand="1" w:evenVBand="0" w:oddHBand="0" w:evenHBand="0" w:firstRowFirstColumn="0" w:firstRowLastColumn="0" w:lastRowFirstColumn="0" w:lastRowLastColumn="0"/>
            <w:tcW w:w="992" w:type="dxa"/>
            <w:vAlign w:val="center"/>
          </w:tcPr>
          <w:p w14:paraId="35303831" w14:textId="77777777" w:rsidR="00DD3BA9" w:rsidRPr="00D710B8" w:rsidRDefault="00DD3BA9" w:rsidP="0015325E">
            <w:pPr>
              <w:ind w:firstLine="0"/>
              <w:jc w:val="center"/>
              <w:rPr>
                <w:rFonts w:cs="Arial"/>
                <w:color w:val="000000"/>
                <w:sz w:val="16"/>
                <w:szCs w:val="16"/>
              </w:rPr>
            </w:pPr>
            <w:r>
              <w:rPr>
                <w:rFonts w:cs="Arial"/>
                <w:color w:val="000000"/>
                <w:sz w:val="16"/>
                <w:szCs w:val="16"/>
              </w:rPr>
              <w:t>434</w:t>
            </w:r>
          </w:p>
        </w:tc>
        <w:tc>
          <w:tcPr>
            <w:cnfStyle w:val="000001000000" w:firstRow="0" w:lastRow="0" w:firstColumn="0" w:lastColumn="0" w:oddVBand="0" w:evenVBand="1" w:oddHBand="0" w:evenHBand="0" w:firstRowFirstColumn="0" w:firstRowLastColumn="0" w:lastRowFirstColumn="0" w:lastRowLastColumn="0"/>
            <w:tcW w:w="1134" w:type="dxa"/>
            <w:vAlign w:val="center"/>
          </w:tcPr>
          <w:p w14:paraId="15E8854C" w14:textId="77777777" w:rsidR="00DD3BA9" w:rsidRPr="00D710B8" w:rsidRDefault="00DD3BA9" w:rsidP="0015325E">
            <w:pPr>
              <w:ind w:firstLine="0"/>
              <w:rPr>
                <w:rFonts w:cs="Arial"/>
                <w:color w:val="000000"/>
                <w:sz w:val="16"/>
                <w:szCs w:val="16"/>
              </w:rPr>
            </w:pPr>
            <w:r>
              <w:rPr>
                <w:rFonts w:cs="Arial"/>
                <w:color w:val="000000"/>
                <w:sz w:val="16"/>
                <w:szCs w:val="16"/>
              </w:rPr>
              <w:t>VIS-NIR-SWIR</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44E71C1" w14:textId="77777777" w:rsidR="00DD3BA9" w:rsidRPr="00D710B8" w:rsidRDefault="00DD3BA9" w:rsidP="0015325E">
            <w:pPr>
              <w:jc w:val="center"/>
              <w:rPr>
                <w:rFonts w:cs="Arial"/>
                <w:color w:val="000000"/>
                <w:sz w:val="16"/>
                <w:szCs w:val="16"/>
              </w:rPr>
            </w:pPr>
            <w:r w:rsidRPr="00D710B8">
              <w:rPr>
                <w:rFonts w:cs="Arial"/>
                <w:color w:val="000000"/>
                <w:sz w:val="16"/>
                <w:szCs w:val="16"/>
              </w:rPr>
              <w:t>0</w:t>
            </w:r>
          </w:p>
          <w:p w14:paraId="206EB4FC" w14:textId="77777777" w:rsidR="00DD3BA9" w:rsidRPr="00D710B8" w:rsidRDefault="00DD3BA9" w:rsidP="0015325E">
            <w:pPr>
              <w:jc w:val="center"/>
              <w:rPr>
                <w:rFonts w:cs="Arial"/>
                <w:sz w:val="16"/>
                <w:szCs w:val="16"/>
              </w:rPr>
            </w:pPr>
            <w:r>
              <w:rPr>
                <w:rFonts w:cs="Arial"/>
                <w:sz w:val="16"/>
                <w:szCs w:val="16"/>
              </w:rPr>
              <w:t>00,71</w:t>
            </w:r>
          </w:p>
          <w:p w14:paraId="5221E00B" w14:textId="77777777" w:rsidR="00DD3BA9" w:rsidRPr="00D710B8" w:rsidRDefault="00DD3BA9" w:rsidP="0015325E">
            <w:pPr>
              <w:jc w:val="center"/>
              <w:rPr>
                <w:rFonts w:cs="Arial"/>
                <w:sz w:val="16"/>
                <w:szCs w:val="16"/>
              </w:rPr>
            </w:pPr>
            <w:r w:rsidRPr="00D710B8">
              <w:rPr>
                <w:rFonts w:cs="Arial"/>
                <w:color w:val="000000"/>
                <w:sz w:val="16"/>
                <w:szCs w:val="16"/>
              </w:rPr>
              <w:t>0</w:t>
            </w:r>
          </w:p>
        </w:tc>
        <w:tc>
          <w:tcPr>
            <w:cnfStyle w:val="000001000000" w:firstRow="0" w:lastRow="0" w:firstColumn="0" w:lastColumn="0" w:oddVBand="0" w:evenVBand="1" w:oddHBand="0" w:evenHBand="0" w:firstRowFirstColumn="0" w:firstRowLastColumn="0" w:lastRowFirstColumn="0" w:lastRowLastColumn="0"/>
            <w:tcW w:w="1135" w:type="dxa"/>
            <w:vAlign w:val="center"/>
          </w:tcPr>
          <w:p w14:paraId="789CDE2F" w14:textId="5F0339E9" w:rsidR="00DD3BA9" w:rsidRPr="00D710B8" w:rsidRDefault="00DD3BA9" w:rsidP="0015325E">
            <w:pPr>
              <w:ind w:firstLine="0"/>
              <w:jc w:val="center"/>
              <w:rPr>
                <w:rFonts w:cs="Arial"/>
                <w:color w:val="000000"/>
                <w:sz w:val="16"/>
                <w:szCs w:val="16"/>
                <w:vertAlign w:val="superscript"/>
              </w:rPr>
            </w:pPr>
            <w:r>
              <w:rPr>
                <w:rFonts w:cs="Arial"/>
                <w:color w:val="000000"/>
                <w:sz w:val="16"/>
                <w:szCs w:val="16"/>
              </w:rPr>
              <w:t xml:space="preserve">5,69 </w:t>
            </w:r>
            <w:r w:rsidRPr="00D710B8">
              <w:rPr>
                <w:rFonts w:cs="Arial"/>
                <w:color w:val="000000"/>
                <w:sz w:val="16"/>
                <w:szCs w:val="16"/>
              </w:rPr>
              <w:t>g kg</w:t>
            </w:r>
            <w:r w:rsidRPr="00D710B8">
              <w:rPr>
                <w:rFonts w:cs="Arial"/>
                <w:color w:val="000000"/>
                <w:sz w:val="16"/>
                <w:szCs w:val="16"/>
                <w:vertAlign w:val="superscript"/>
              </w:rPr>
              <w:t>-1</w:t>
            </w:r>
          </w:p>
        </w:tc>
      </w:tr>
    </w:tbl>
    <w:p w14:paraId="31FAC336" w14:textId="77777777" w:rsidR="00DD3BA9" w:rsidRDefault="00DD3BA9" w:rsidP="00DD3BA9">
      <w:pPr>
        <w:ind w:firstLine="0"/>
        <w:jc w:val="left"/>
        <w:rPr>
          <w:rFonts w:cs="Arial"/>
          <w:sz w:val="19"/>
          <w:szCs w:val="19"/>
        </w:rPr>
      </w:pPr>
    </w:p>
    <w:p w14:paraId="1A63A44B" w14:textId="77777777" w:rsidR="00DD3BA9" w:rsidRPr="00E104A3" w:rsidRDefault="00DD3BA9" w:rsidP="00DD3BA9">
      <w:pPr>
        <w:ind w:firstLine="0"/>
        <w:rPr>
          <w:lang w:val="en-US"/>
        </w:rPr>
      </w:pPr>
      <w:proofErr w:type="spellStart"/>
      <w:proofErr w:type="gramStart"/>
      <w:r>
        <w:rPr>
          <w:color w:val="000000"/>
          <w:sz w:val="18"/>
          <w:szCs w:val="18"/>
          <w:lang w:val="en-US"/>
        </w:rPr>
        <w:t>Abreviações</w:t>
      </w:r>
      <w:proofErr w:type="spellEnd"/>
      <w:r>
        <w:rPr>
          <w:color w:val="000000"/>
          <w:sz w:val="18"/>
          <w:szCs w:val="18"/>
          <w:lang w:val="en-US"/>
        </w:rPr>
        <w:t xml:space="preserve">: </w:t>
      </w:r>
      <w:r w:rsidRPr="006C55B7">
        <w:rPr>
          <w:color w:val="000000"/>
          <w:sz w:val="18"/>
          <w:szCs w:val="18"/>
          <w:lang w:val="en-US"/>
        </w:rPr>
        <w:t>PLRS = partial least-squares regression; SVM = Support vector machine; RF = random forest; MLR = multiple linear regression;</w:t>
      </w:r>
      <w:r>
        <w:rPr>
          <w:color w:val="000000"/>
          <w:sz w:val="18"/>
          <w:szCs w:val="18"/>
          <w:lang w:val="en-US"/>
        </w:rPr>
        <w:t xml:space="preserve"> ANN = Artificial neural network; GPR = Gaussian process regression; MBL = Memory-based learning; BPNN = Backpropagation neural network; </w:t>
      </w:r>
      <w:proofErr w:type="spellStart"/>
      <w:r>
        <w:rPr>
          <w:color w:val="000000"/>
          <w:sz w:val="18"/>
          <w:szCs w:val="18"/>
          <w:lang w:val="en-US"/>
        </w:rPr>
        <w:t>Calreg</w:t>
      </w:r>
      <w:proofErr w:type="spellEnd"/>
      <w:r>
        <w:rPr>
          <w:color w:val="000000"/>
          <w:sz w:val="18"/>
          <w:szCs w:val="18"/>
          <w:lang w:val="en-US"/>
        </w:rPr>
        <w:t xml:space="preserve"> = Combined classification and regression method; SVR = Support vector regression; MARS = Multivariate adaptive regression splines; SVMR = Support vector machine regression; PCR = Principal component regression; BMA = Bayesian model averaging; WAPLS = </w:t>
      </w:r>
      <w:r w:rsidRPr="00352654">
        <w:rPr>
          <w:sz w:val="18"/>
          <w:szCs w:val="18"/>
          <w:lang w:val="en-US"/>
        </w:rPr>
        <w:t>Weighted average partial least-squares</w:t>
      </w:r>
      <w:r>
        <w:rPr>
          <w:sz w:val="18"/>
          <w:szCs w:val="18"/>
          <w:lang w:val="en-US"/>
        </w:rPr>
        <w:t xml:space="preserve">; </w:t>
      </w:r>
      <w:r>
        <w:rPr>
          <w:color w:val="000000"/>
          <w:sz w:val="18"/>
          <w:szCs w:val="18"/>
          <w:lang w:val="en-US"/>
        </w:rPr>
        <w:t xml:space="preserve"> </w:t>
      </w:r>
      <w:r w:rsidRPr="006C55B7">
        <w:rPr>
          <w:color w:val="000000"/>
          <w:sz w:val="18"/>
          <w:szCs w:val="18"/>
          <w:lang w:val="en-US"/>
        </w:rPr>
        <w:t>CR = cont</w:t>
      </w:r>
      <w:r>
        <w:rPr>
          <w:color w:val="000000"/>
          <w:sz w:val="18"/>
          <w:szCs w:val="18"/>
          <w:lang w:val="en-US"/>
        </w:rPr>
        <w:t xml:space="preserve">inuum removal; DET = </w:t>
      </w:r>
      <w:proofErr w:type="spellStart"/>
      <w:r>
        <w:rPr>
          <w:color w:val="000000"/>
          <w:sz w:val="18"/>
          <w:szCs w:val="18"/>
          <w:lang w:val="en-US"/>
        </w:rPr>
        <w:t>Detrend</w:t>
      </w:r>
      <w:proofErr w:type="spellEnd"/>
      <w:r>
        <w:rPr>
          <w:color w:val="000000"/>
          <w:sz w:val="18"/>
          <w:szCs w:val="18"/>
          <w:lang w:val="en-US"/>
        </w:rPr>
        <w:t>; BR</w:t>
      </w:r>
      <w:r w:rsidRPr="006C55B7">
        <w:rPr>
          <w:color w:val="000000"/>
          <w:sz w:val="18"/>
          <w:szCs w:val="18"/>
          <w:lang w:val="en-US"/>
        </w:rPr>
        <w:t xml:space="preserve"> = band ratio;</w:t>
      </w:r>
      <w:r>
        <w:rPr>
          <w:color w:val="000000"/>
          <w:sz w:val="18"/>
          <w:szCs w:val="18"/>
          <w:lang w:val="en-US"/>
        </w:rPr>
        <w:t xml:space="preserve"> NBR = Normalization by range;</w:t>
      </w:r>
      <w:r w:rsidRPr="006C55B7">
        <w:rPr>
          <w:color w:val="000000"/>
          <w:sz w:val="18"/>
          <w:szCs w:val="18"/>
          <w:lang w:val="en-US"/>
        </w:rPr>
        <w:t xml:space="preserve"> </w:t>
      </w:r>
      <w:r>
        <w:rPr>
          <w:color w:val="000000"/>
          <w:sz w:val="18"/>
          <w:szCs w:val="18"/>
          <w:lang w:val="en-US"/>
        </w:rPr>
        <w:t xml:space="preserve">BAS = Baseline; </w:t>
      </w:r>
      <w:r w:rsidRPr="006C55B7">
        <w:rPr>
          <w:color w:val="000000"/>
          <w:sz w:val="18"/>
          <w:szCs w:val="18"/>
          <w:lang w:val="en-US"/>
        </w:rPr>
        <w:t>SNV = standard normal variate transformation;</w:t>
      </w:r>
      <w:r>
        <w:rPr>
          <w:color w:val="000000"/>
          <w:sz w:val="18"/>
          <w:szCs w:val="18"/>
          <w:lang w:val="en-US"/>
        </w:rPr>
        <w:t xml:space="preserve"> ABS = Absorbance; SG-FD = </w:t>
      </w:r>
      <w:proofErr w:type="spellStart"/>
      <w:r>
        <w:rPr>
          <w:color w:val="000000"/>
          <w:sz w:val="18"/>
          <w:szCs w:val="18"/>
          <w:lang w:val="en-US"/>
        </w:rPr>
        <w:t>Savitzky-Golay</w:t>
      </w:r>
      <w:proofErr w:type="spellEnd"/>
      <w:r>
        <w:rPr>
          <w:color w:val="000000"/>
          <w:sz w:val="18"/>
          <w:szCs w:val="18"/>
          <w:lang w:val="en-US"/>
        </w:rPr>
        <w:t xml:space="preserve"> 1</w:t>
      </w:r>
      <w:r w:rsidRPr="008865A5">
        <w:rPr>
          <w:color w:val="000000"/>
          <w:sz w:val="18"/>
          <w:szCs w:val="18"/>
          <w:vertAlign w:val="superscript"/>
          <w:lang w:val="en-US"/>
        </w:rPr>
        <w:t>st</w:t>
      </w:r>
      <w:r>
        <w:rPr>
          <w:color w:val="000000"/>
          <w:sz w:val="18"/>
          <w:szCs w:val="18"/>
          <w:lang w:val="en-US"/>
        </w:rPr>
        <w:t xml:space="preserve"> derivative; SG-SD = </w:t>
      </w:r>
      <w:proofErr w:type="spellStart"/>
      <w:r>
        <w:rPr>
          <w:color w:val="000000"/>
          <w:sz w:val="18"/>
          <w:szCs w:val="18"/>
          <w:lang w:val="en-US"/>
        </w:rPr>
        <w:t>Savitzky-Golay</w:t>
      </w:r>
      <w:proofErr w:type="spellEnd"/>
      <w:r>
        <w:rPr>
          <w:color w:val="000000"/>
          <w:sz w:val="18"/>
          <w:szCs w:val="18"/>
          <w:lang w:val="en-US"/>
        </w:rPr>
        <w:t xml:space="preserve"> 2</w:t>
      </w:r>
      <w:r w:rsidRPr="008865A5">
        <w:rPr>
          <w:color w:val="000000"/>
          <w:sz w:val="18"/>
          <w:szCs w:val="18"/>
          <w:vertAlign w:val="superscript"/>
          <w:lang w:val="en-US"/>
        </w:rPr>
        <w:t>st</w:t>
      </w:r>
      <w:r>
        <w:rPr>
          <w:color w:val="000000"/>
          <w:sz w:val="18"/>
          <w:szCs w:val="18"/>
          <w:lang w:val="en-US"/>
        </w:rPr>
        <w:t xml:space="preserve"> derivative; MSC = Multiplicative scatter correction; </w:t>
      </w:r>
      <w:r w:rsidRPr="006C55B7">
        <w:rPr>
          <w:color w:val="000000"/>
          <w:sz w:val="18"/>
          <w:szCs w:val="18"/>
          <w:lang w:val="en-US"/>
        </w:rPr>
        <w:t>SMO = smoothing</w:t>
      </w:r>
      <w:r>
        <w:rPr>
          <w:color w:val="000000"/>
          <w:sz w:val="18"/>
          <w:szCs w:val="18"/>
          <w:lang w:val="en-US"/>
        </w:rPr>
        <w:t xml:space="preserve"> RAW = no preprocessing treatment; VIS = Visible; NIR = Near-infrared; SWIR = Shortwave infrared, MIR = Mid-infrared</w:t>
      </w:r>
      <w:r w:rsidRPr="006C55B7">
        <w:rPr>
          <w:color w:val="000000"/>
          <w:sz w:val="18"/>
          <w:szCs w:val="18"/>
          <w:lang w:val="en-US"/>
        </w:rPr>
        <w:t xml:space="preserve">; </w:t>
      </w:r>
      <w:r>
        <w:rPr>
          <w:color w:val="000000"/>
          <w:sz w:val="18"/>
          <w:szCs w:val="18"/>
          <w:lang w:val="en-US"/>
        </w:rPr>
        <w:t>R</w:t>
      </w:r>
      <w:r>
        <w:rPr>
          <w:color w:val="000000"/>
          <w:sz w:val="18"/>
          <w:szCs w:val="18"/>
          <w:vertAlign w:val="superscript"/>
          <w:lang w:val="en-US"/>
        </w:rPr>
        <w:t>2</w:t>
      </w:r>
      <w:r>
        <w:rPr>
          <w:color w:val="000000"/>
          <w:sz w:val="18"/>
          <w:szCs w:val="18"/>
          <w:vertAlign w:val="subscript"/>
          <w:lang w:val="en-US"/>
        </w:rPr>
        <w:t>val</w:t>
      </w:r>
      <w:r>
        <w:rPr>
          <w:color w:val="000000"/>
          <w:sz w:val="18"/>
          <w:szCs w:val="18"/>
          <w:lang w:val="en-US"/>
        </w:rPr>
        <w:t xml:space="preserve"> = Coefficient of determination (validation)  </w:t>
      </w:r>
      <w:proofErr w:type="spellStart"/>
      <w:r w:rsidRPr="006C55B7">
        <w:rPr>
          <w:color w:val="000000"/>
          <w:sz w:val="18"/>
          <w:szCs w:val="18"/>
          <w:lang w:val="en-US"/>
        </w:rPr>
        <w:t>RMSE</w:t>
      </w:r>
      <w:r w:rsidRPr="003A22BE">
        <w:rPr>
          <w:color w:val="000000"/>
          <w:sz w:val="18"/>
          <w:szCs w:val="18"/>
          <w:vertAlign w:val="subscript"/>
          <w:lang w:val="en-US"/>
        </w:rPr>
        <w:t>val</w:t>
      </w:r>
      <w:proofErr w:type="spellEnd"/>
      <w:r>
        <w:rPr>
          <w:color w:val="000000"/>
          <w:sz w:val="18"/>
          <w:szCs w:val="18"/>
          <w:lang w:val="en-US"/>
        </w:rPr>
        <w:t xml:space="preserve"> = R</w:t>
      </w:r>
      <w:r w:rsidRPr="006C55B7">
        <w:rPr>
          <w:color w:val="000000"/>
          <w:sz w:val="18"/>
          <w:szCs w:val="18"/>
          <w:lang w:val="en-US"/>
        </w:rPr>
        <w:t xml:space="preserve">oot mean square error </w:t>
      </w:r>
      <w:r>
        <w:rPr>
          <w:color w:val="000000"/>
          <w:sz w:val="18"/>
          <w:szCs w:val="18"/>
          <w:lang w:val="en-US"/>
        </w:rPr>
        <w:t>(</w:t>
      </w:r>
      <w:r w:rsidRPr="006C55B7">
        <w:rPr>
          <w:color w:val="000000"/>
          <w:sz w:val="18"/>
          <w:szCs w:val="18"/>
          <w:lang w:val="en-US"/>
        </w:rPr>
        <w:t>validation</w:t>
      </w:r>
      <w:r>
        <w:rPr>
          <w:color w:val="000000"/>
          <w:sz w:val="18"/>
          <w:szCs w:val="18"/>
          <w:lang w:val="en-US"/>
        </w:rPr>
        <w:t>)</w:t>
      </w:r>
      <w:proofErr w:type="gramEnd"/>
    </w:p>
    <w:p w14:paraId="7CEFE651" w14:textId="77777777" w:rsidR="00DD3BA9" w:rsidRPr="00DD3BA9" w:rsidRDefault="00DD3BA9" w:rsidP="00DD3BA9">
      <w:pPr>
        <w:ind w:firstLine="0"/>
        <w:jc w:val="left"/>
        <w:rPr>
          <w:rFonts w:cs="Arial"/>
          <w:sz w:val="19"/>
          <w:szCs w:val="19"/>
          <w:lang w:val="en-US"/>
          <w:rPrChange w:id="170" w:author="Liliane" w:date="2021-04-18T23:16:00Z">
            <w:rPr>
              <w:rFonts w:cs="Arial"/>
              <w:sz w:val="19"/>
              <w:szCs w:val="19"/>
            </w:rPr>
          </w:rPrChange>
        </w:rPr>
      </w:pPr>
    </w:p>
    <w:p w14:paraId="70EB0026" w14:textId="77777777" w:rsidR="00DD3BA9" w:rsidRPr="00DD3BA9" w:rsidRDefault="00DD3BA9" w:rsidP="00DD3BA9">
      <w:pPr>
        <w:ind w:firstLine="0"/>
        <w:rPr>
          <w:color w:val="000000"/>
          <w:szCs w:val="24"/>
          <w:lang w:val="en-US"/>
          <w:rPrChange w:id="171" w:author="Liliane" w:date="2021-04-18T23:16:00Z">
            <w:rPr>
              <w:color w:val="000000"/>
              <w:sz w:val="18"/>
              <w:szCs w:val="18"/>
              <w:lang w:val="en-US"/>
            </w:rPr>
          </w:rPrChange>
        </w:rPr>
      </w:pPr>
    </w:p>
    <w:p w14:paraId="68540BFC" w14:textId="77777777" w:rsidR="00E67467" w:rsidRPr="00DD3BA9" w:rsidRDefault="00E67467">
      <w:pPr>
        <w:ind w:firstLine="0"/>
        <w:jc w:val="left"/>
        <w:rPr>
          <w:rFonts w:cs="Arial"/>
          <w:color w:val="000000" w:themeColor="text1"/>
          <w:szCs w:val="24"/>
          <w:lang w:val="en-US"/>
          <w:rPrChange w:id="172" w:author="Liliane" w:date="2021-04-18T23:16:00Z">
            <w:rPr>
              <w:rFonts w:cs="Arial"/>
              <w:color w:val="000000" w:themeColor="text1"/>
              <w:szCs w:val="24"/>
            </w:rPr>
          </w:rPrChange>
        </w:rPr>
        <w:pPrChange w:id="173" w:author="Liliane" w:date="2021-04-18T23:13:00Z">
          <w:pPr/>
        </w:pPrChange>
      </w:pPr>
    </w:p>
    <w:p w14:paraId="290D2EB1" w14:textId="51483424" w:rsidR="00E67467" w:rsidRDefault="00E67467" w:rsidP="00E67467">
      <w:pPr>
        <w:pStyle w:val="Ttulo2"/>
        <w:rPr>
          <w:rFonts w:cs="Arial"/>
          <w:lang w:val="pt-BR"/>
        </w:rPr>
      </w:pPr>
      <w:r>
        <w:rPr>
          <w:rFonts w:cs="Arial"/>
          <w:lang w:val="pt-BR"/>
        </w:rPr>
        <w:t>2.4</w:t>
      </w:r>
      <w:r w:rsidRPr="005E2653">
        <w:rPr>
          <w:rFonts w:cs="Arial"/>
          <w:lang w:val="pt-BR"/>
        </w:rPr>
        <w:t xml:space="preserve"> </w:t>
      </w:r>
      <w:r w:rsidR="00057451">
        <w:rPr>
          <w:rFonts w:cs="Arial"/>
          <w:lang w:val="pt-BR"/>
        </w:rPr>
        <w:t>MÉTODOS ESTATÍSTICOS MULTIVARIADOS E TÉCNICAS DE PRE-PROCESSAMENTO ESPECTRAL</w:t>
      </w:r>
    </w:p>
    <w:p w14:paraId="68E42017" w14:textId="058D06F3" w:rsidR="00E67467" w:rsidRDefault="00343167" w:rsidP="00E67467">
      <w:pPr>
        <w:rPr>
          <w:rFonts w:cs="Arial"/>
          <w:szCs w:val="24"/>
        </w:rPr>
      </w:pPr>
      <w:r>
        <w:rPr>
          <w:rStyle w:val="Refdecomentrio"/>
        </w:rPr>
        <w:commentReference w:id="174"/>
      </w:r>
    </w:p>
    <w:p w14:paraId="764217CF" w14:textId="6713A993" w:rsidR="001975E9" w:rsidDel="007838C5" w:rsidRDefault="001975E9" w:rsidP="001975E9">
      <w:pPr>
        <w:rPr>
          <w:del w:id="175" w:author="Liliane" w:date="2021-05-05T17:07:00Z"/>
          <w:rFonts w:cs="Arial"/>
          <w:szCs w:val="24"/>
        </w:rPr>
      </w:pPr>
      <w:r>
        <w:rPr>
          <w:rFonts w:cs="Arial"/>
          <w:szCs w:val="24"/>
        </w:rPr>
        <w:t>Os</w:t>
      </w:r>
      <w:r w:rsidR="00A64BD4" w:rsidRPr="003E389D">
        <w:rPr>
          <w:rFonts w:cs="Arial"/>
          <w:szCs w:val="24"/>
        </w:rPr>
        <w:t xml:space="preserve"> dados espectrais do solo são constituídos por diversos sinais complexos com diferentes informações sobrepostas decorrente da composição heterogênea dos solos. Para relacionar os dados espectrais (variáveis </w:t>
      </w:r>
      <w:proofErr w:type="spellStart"/>
      <w:r w:rsidR="00A64BD4" w:rsidRPr="003E389D">
        <w:rPr>
          <w:rFonts w:cs="Arial"/>
          <w:szCs w:val="24"/>
        </w:rPr>
        <w:t>preditoras</w:t>
      </w:r>
      <w:proofErr w:type="spellEnd"/>
      <w:r w:rsidR="00A64BD4" w:rsidRPr="003E389D">
        <w:rPr>
          <w:rFonts w:cs="Arial"/>
          <w:szCs w:val="24"/>
        </w:rPr>
        <w:t>) com a propriedades do solo (variáveis respostas), é necessário a utilizaç</w:t>
      </w:r>
      <w:r w:rsidR="00A64BD4">
        <w:rPr>
          <w:rFonts w:cs="Arial"/>
          <w:szCs w:val="24"/>
        </w:rPr>
        <w:t xml:space="preserve">ão de modelos estatísticos. </w:t>
      </w:r>
      <w:r w:rsidR="00A64BD4" w:rsidRPr="003E389D">
        <w:rPr>
          <w:rFonts w:cs="Arial"/>
          <w:szCs w:val="24"/>
        </w:rPr>
        <w:t>Além disso, os instrumentos utilizados na ERD fornecem</w:t>
      </w:r>
      <w:r w:rsidR="00304F64">
        <w:rPr>
          <w:rFonts w:cs="Arial"/>
          <w:szCs w:val="24"/>
        </w:rPr>
        <w:t xml:space="preserve"> milhares de valores de </w:t>
      </w:r>
      <w:proofErr w:type="spellStart"/>
      <w:r w:rsidR="00304F64">
        <w:rPr>
          <w:rFonts w:cs="Arial"/>
          <w:szCs w:val="24"/>
        </w:rPr>
        <w:t>reflectâ</w:t>
      </w:r>
      <w:r w:rsidR="00A64BD4" w:rsidRPr="003E389D">
        <w:rPr>
          <w:rFonts w:cs="Arial"/>
          <w:szCs w:val="24"/>
        </w:rPr>
        <w:t>ncia</w:t>
      </w:r>
      <w:proofErr w:type="spellEnd"/>
      <w:r w:rsidR="00A64BD4" w:rsidRPr="003E389D">
        <w:rPr>
          <w:rFonts w:cs="Arial"/>
          <w:szCs w:val="24"/>
        </w:rPr>
        <w:t xml:space="preserve"> espectral, resultando </w:t>
      </w:r>
      <w:r w:rsidR="00057451">
        <w:rPr>
          <w:rFonts w:cs="Arial"/>
          <w:szCs w:val="24"/>
        </w:rPr>
        <w:t xml:space="preserve">em </w:t>
      </w:r>
      <w:r w:rsidR="00A64BD4" w:rsidRPr="003E389D">
        <w:rPr>
          <w:rFonts w:cs="Arial"/>
          <w:szCs w:val="24"/>
        </w:rPr>
        <w:t xml:space="preserve">maior quantidade de variáveis </w:t>
      </w:r>
      <w:proofErr w:type="spellStart"/>
      <w:r w:rsidR="00A64BD4" w:rsidRPr="003E389D">
        <w:rPr>
          <w:rFonts w:cs="Arial"/>
          <w:szCs w:val="24"/>
        </w:rPr>
        <w:t>preditoras</w:t>
      </w:r>
      <w:proofErr w:type="spellEnd"/>
      <w:r w:rsidR="00A64BD4" w:rsidRPr="003E389D">
        <w:rPr>
          <w:rFonts w:cs="Arial"/>
          <w:szCs w:val="24"/>
        </w:rPr>
        <w:t xml:space="preserve"> do que variáveis respostas. </w:t>
      </w:r>
      <w:r w:rsidRPr="001975E9">
        <w:rPr>
          <w:rFonts w:cs="Arial"/>
          <w:szCs w:val="24"/>
        </w:rPr>
        <w:t xml:space="preserve">Por isso, modelos matemáticos mais flexíveis normalmente são preferidos em detrimento de modelos mais </w:t>
      </w:r>
      <w:proofErr w:type="spellStart"/>
      <w:r w:rsidRPr="001975E9">
        <w:rPr>
          <w:rFonts w:cs="Arial"/>
          <w:szCs w:val="24"/>
        </w:rPr>
        <w:t>simples.</w:t>
      </w:r>
    </w:p>
    <w:p w14:paraId="410411EC" w14:textId="5BA53145" w:rsidR="00A64BD4" w:rsidRDefault="00A64BD4" w:rsidP="007838C5">
      <w:pPr>
        <w:rPr>
          <w:rFonts w:cs="Arial"/>
          <w:color w:val="000000" w:themeColor="text1"/>
          <w:szCs w:val="24"/>
        </w:rPr>
      </w:pPr>
      <w:r w:rsidRPr="003E389D">
        <w:rPr>
          <w:rFonts w:cs="Arial"/>
          <w:szCs w:val="24"/>
        </w:rPr>
        <w:t>Os</w:t>
      </w:r>
      <w:proofErr w:type="spellEnd"/>
      <w:r w:rsidRPr="003E389D">
        <w:rPr>
          <w:rFonts w:cs="Arial"/>
          <w:szCs w:val="24"/>
        </w:rPr>
        <w:t xml:space="preserve"> métodos estatísticos </w:t>
      </w:r>
      <w:r w:rsidR="00304F64" w:rsidRPr="003E389D">
        <w:rPr>
          <w:rFonts w:cs="Arial"/>
          <w:szCs w:val="24"/>
        </w:rPr>
        <w:t>multivariados mais</w:t>
      </w:r>
      <w:r w:rsidRPr="003E389D">
        <w:rPr>
          <w:rFonts w:cs="Arial"/>
          <w:szCs w:val="24"/>
        </w:rPr>
        <w:t xml:space="preserve"> utilizados na literatura são o </w:t>
      </w:r>
      <w:proofErr w:type="spellStart"/>
      <w:r w:rsidR="00646B82">
        <w:rPr>
          <w:rFonts w:cs="Arial"/>
          <w:i/>
          <w:szCs w:val="24"/>
        </w:rPr>
        <w:t>Partial</w:t>
      </w:r>
      <w:proofErr w:type="spellEnd"/>
      <w:r w:rsidRPr="003E389D">
        <w:rPr>
          <w:rFonts w:cs="Arial"/>
          <w:i/>
          <w:szCs w:val="24"/>
        </w:rPr>
        <w:t xml:space="preserve"> </w:t>
      </w:r>
      <w:proofErr w:type="spellStart"/>
      <w:r w:rsidRPr="003E389D">
        <w:rPr>
          <w:rFonts w:cs="Arial"/>
          <w:i/>
          <w:szCs w:val="24"/>
        </w:rPr>
        <w:t>least</w:t>
      </w:r>
      <w:proofErr w:type="spellEnd"/>
      <w:r w:rsidRPr="003E389D">
        <w:rPr>
          <w:rFonts w:cs="Arial"/>
          <w:i/>
          <w:szCs w:val="24"/>
        </w:rPr>
        <w:t xml:space="preserve"> </w:t>
      </w:r>
      <w:proofErr w:type="spellStart"/>
      <w:r w:rsidRPr="003E389D">
        <w:rPr>
          <w:rFonts w:cs="Arial"/>
          <w:i/>
          <w:szCs w:val="24"/>
        </w:rPr>
        <w:t>squares</w:t>
      </w:r>
      <w:proofErr w:type="spellEnd"/>
      <w:r w:rsidRPr="003E389D">
        <w:rPr>
          <w:rFonts w:cs="Arial"/>
          <w:i/>
          <w:szCs w:val="24"/>
        </w:rPr>
        <w:t xml:space="preserve"> </w:t>
      </w:r>
      <w:proofErr w:type="spellStart"/>
      <w:r w:rsidRPr="003E389D">
        <w:rPr>
          <w:rFonts w:cs="Arial"/>
          <w:i/>
          <w:szCs w:val="24"/>
        </w:rPr>
        <w:t>regression</w:t>
      </w:r>
      <w:proofErr w:type="spellEnd"/>
      <w:r w:rsidRPr="003E389D">
        <w:rPr>
          <w:rFonts w:cs="Arial"/>
          <w:szCs w:val="24"/>
        </w:rPr>
        <w:t xml:space="preserve"> (PLSR</w:t>
      </w:r>
      <w:r w:rsidR="00304F64" w:rsidRPr="003E389D">
        <w:rPr>
          <w:rFonts w:cs="Arial"/>
          <w:szCs w:val="24"/>
        </w:rPr>
        <w:t xml:space="preserve">), </w:t>
      </w:r>
      <w:proofErr w:type="spellStart"/>
      <w:r w:rsidR="00646B82">
        <w:rPr>
          <w:rFonts w:cs="Arial"/>
          <w:i/>
          <w:iCs/>
          <w:szCs w:val="24"/>
        </w:rPr>
        <w:t>Random</w:t>
      </w:r>
      <w:proofErr w:type="spellEnd"/>
      <w:r w:rsidR="00646B82">
        <w:rPr>
          <w:rFonts w:cs="Arial"/>
          <w:i/>
          <w:iCs/>
          <w:szCs w:val="24"/>
        </w:rPr>
        <w:t xml:space="preserve"> </w:t>
      </w:r>
      <w:proofErr w:type="spellStart"/>
      <w:r w:rsidR="00646B82">
        <w:rPr>
          <w:rFonts w:cs="Arial"/>
          <w:i/>
          <w:iCs/>
          <w:szCs w:val="24"/>
        </w:rPr>
        <w:t>forest</w:t>
      </w:r>
      <w:proofErr w:type="spellEnd"/>
      <w:r w:rsidR="00646B82">
        <w:rPr>
          <w:rFonts w:cs="Arial"/>
          <w:i/>
          <w:iCs/>
          <w:szCs w:val="24"/>
        </w:rPr>
        <w:t xml:space="preserve"> </w:t>
      </w:r>
      <w:r w:rsidRPr="003E389D">
        <w:rPr>
          <w:rFonts w:cs="Arial"/>
          <w:szCs w:val="24"/>
        </w:rPr>
        <w:t>(</w:t>
      </w:r>
      <w:r w:rsidR="00646B82">
        <w:rPr>
          <w:rFonts w:cs="Arial"/>
          <w:szCs w:val="24"/>
        </w:rPr>
        <w:t>RF</w:t>
      </w:r>
      <w:r w:rsidRPr="003E389D">
        <w:rPr>
          <w:rFonts w:cs="Arial"/>
          <w:szCs w:val="24"/>
        </w:rPr>
        <w:t>)</w:t>
      </w:r>
      <w:r w:rsidR="008128ED">
        <w:rPr>
          <w:rFonts w:cs="Arial"/>
          <w:szCs w:val="24"/>
        </w:rPr>
        <w:t>,</w:t>
      </w:r>
      <w:r w:rsidRPr="003E389D">
        <w:rPr>
          <w:rFonts w:cs="Arial"/>
          <w:szCs w:val="24"/>
        </w:rPr>
        <w:t xml:space="preserve"> </w:t>
      </w:r>
      <w:proofErr w:type="spellStart"/>
      <w:r w:rsidRPr="003E389D">
        <w:rPr>
          <w:rFonts w:cs="Arial"/>
          <w:i/>
          <w:szCs w:val="24"/>
        </w:rPr>
        <w:t>Support</w:t>
      </w:r>
      <w:proofErr w:type="spellEnd"/>
      <w:r w:rsidRPr="003E389D">
        <w:rPr>
          <w:rFonts w:cs="Arial"/>
          <w:i/>
          <w:szCs w:val="24"/>
        </w:rPr>
        <w:t xml:space="preserve"> </w:t>
      </w:r>
      <w:r w:rsidR="008128ED">
        <w:rPr>
          <w:rFonts w:cs="Arial"/>
          <w:i/>
          <w:szCs w:val="24"/>
        </w:rPr>
        <w:t>v</w:t>
      </w:r>
      <w:r w:rsidRPr="003E389D">
        <w:rPr>
          <w:rFonts w:cs="Arial"/>
          <w:i/>
          <w:szCs w:val="24"/>
        </w:rPr>
        <w:t xml:space="preserve">ector </w:t>
      </w:r>
      <w:proofErr w:type="spellStart"/>
      <w:r w:rsidR="008128ED">
        <w:rPr>
          <w:rFonts w:cs="Arial"/>
          <w:i/>
          <w:szCs w:val="24"/>
        </w:rPr>
        <w:t>machine</w:t>
      </w:r>
      <w:proofErr w:type="spellEnd"/>
      <w:r w:rsidRPr="003E389D">
        <w:rPr>
          <w:rFonts w:cs="Arial"/>
          <w:szCs w:val="24"/>
        </w:rPr>
        <w:t xml:space="preserve"> (SVM)</w:t>
      </w:r>
      <w:r w:rsidR="000C795C">
        <w:rPr>
          <w:rFonts w:cs="Arial"/>
          <w:szCs w:val="24"/>
        </w:rPr>
        <w:t xml:space="preserve"> (D</w:t>
      </w:r>
      <w:r w:rsidR="008128ED">
        <w:rPr>
          <w:rFonts w:cs="Arial"/>
          <w:szCs w:val="24"/>
        </w:rPr>
        <w:t xml:space="preserve">OTTO </w:t>
      </w:r>
      <w:r w:rsidR="000C795C">
        <w:rPr>
          <w:rFonts w:cs="Arial"/>
          <w:szCs w:val="24"/>
        </w:rPr>
        <w:t xml:space="preserve">et al., </w:t>
      </w:r>
      <w:r w:rsidR="008128ED">
        <w:rPr>
          <w:rFonts w:cs="Arial"/>
          <w:szCs w:val="24"/>
        </w:rPr>
        <w:t>2018) e</w:t>
      </w:r>
      <w:r w:rsidR="00646B82">
        <w:rPr>
          <w:rFonts w:cs="Arial"/>
          <w:szCs w:val="24"/>
        </w:rPr>
        <w:t xml:space="preserve"> mais recentemente o </w:t>
      </w:r>
      <w:proofErr w:type="spellStart"/>
      <w:r w:rsidR="00646B82" w:rsidRPr="00646B82">
        <w:rPr>
          <w:rFonts w:cs="Arial"/>
          <w:i/>
          <w:szCs w:val="24"/>
          <w:rPrChange w:id="176" w:author="Liliane" w:date="2021-05-04T10:34:00Z">
            <w:rPr>
              <w:rFonts w:cs="Arial"/>
              <w:szCs w:val="24"/>
            </w:rPr>
          </w:rPrChange>
        </w:rPr>
        <w:t>Cubist</w:t>
      </w:r>
      <w:proofErr w:type="spellEnd"/>
      <w:r w:rsidR="000C795C">
        <w:rPr>
          <w:rFonts w:cs="Arial"/>
          <w:i/>
          <w:szCs w:val="24"/>
        </w:rPr>
        <w:t xml:space="preserve"> (</w:t>
      </w:r>
      <w:r w:rsidR="000C795C" w:rsidRPr="000C795C">
        <w:rPr>
          <w:rFonts w:cs="Arial"/>
          <w:szCs w:val="24"/>
          <w:rPrChange w:id="177" w:author="Liliane" w:date="2021-05-04T10:38:00Z">
            <w:rPr>
              <w:rFonts w:cs="Arial"/>
              <w:i/>
              <w:szCs w:val="24"/>
            </w:rPr>
          </w:rPrChange>
        </w:rPr>
        <w:t>MOURA</w:t>
      </w:r>
      <w:r w:rsidR="000C795C">
        <w:rPr>
          <w:rFonts w:cs="Arial"/>
          <w:i/>
          <w:szCs w:val="24"/>
        </w:rPr>
        <w:t>-</w:t>
      </w:r>
      <w:r w:rsidR="000C795C" w:rsidRPr="008128ED">
        <w:rPr>
          <w:rFonts w:cs="Arial"/>
          <w:szCs w:val="24"/>
          <w:rPrChange w:id="178" w:author="Liliane" w:date="2021-05-04T10:53:00Z">
            <w:rPr>
              <w:rFonts w:cs="Arial"/>
              <w:i/>
              <w:szCs w:val="24"/>
            </w:rPr>
          </w:rPrChange>
        </w:rPr>
        <w:t>BUENO</w:t>
      </w:r>
      <w:r w:rsidR="000C795C">
        <w:rPr>
          <w:rFonts w:cs="Arial"/>
          <w:i/>
          <w:szCs w:val="24"/>
        </w:rPr>
        <w:t xml:space="preserve"> </w:t>
      </w:r>
      <w:r w:rsidR="000C795C" w:rsidRPr="000C795C">
        <w:rPr>
          <w:rFonts w:cs="Arial"/>
          <w:szCs w:val="24"/>
          <w:rPrChange w:id="179" w:author="Liliane" w:date="2021-05-04T10:38:00Z">
            <w:rPr>
              <w:rFonts w:cs="Arial"/>
              <w:i/>
              <w:szCs w:val="24"/>
            </w:rPr>
          </w:rPrChange>
        </w:rPr>
        <w:t>et al., 2020)</w:t>
      </w:r>
      <w:r w:rsidR="000C795C">
        <w:rPr>
          <w:rFonts w:cs="Arial"/>
          <w:szCs w:val="24"/>
        </w:rPr>
        <w:t>,</w:t>
      </w:r>
      <w:r w:rsidR="008128ED">
        <w:rPr>
          <w:rFonts w:cs="Arial"/>
          <w:szCs w:val="24"/>
        </w:rPr>
        <w:t xml:space="preserve"> </w:t>
      </w:r>
      <w:r w:rsidRPr="003E389D">
        <w:rPr>
          <w:rFonts w:cs="Arial"/>
          <w:szCs w:val="24"/>
        </w:rPr>
        <w:t xml:space="preserve">em função </w:t>
      </w:r>
      <w:r w:rsidR="008128ED">
        <w:rPr>
          <w:rFonts w:cs="Arial"/>
          <w:szCs w:val="24"/>
        </w:rPr>
        <w:t xml:space="preserve">da elevada habilidade em relacionar os dados espectrais com os teores de argila (SILVA et al., 2019) e COS (MOURA-BUENO et al., 2018).  </w:t>
      </w:r>
    </w:p>
    <w:p w14:paraId="1A084CC1" w14:textId="5E09EE07" w:rsidR="00B35D3E" w:rsidRDefault="00A64BD4" w:rsidP="00A64BD4">
      <w:pPr>
        <w:rPr>
          <w:rFonts w:cs="Arial"/>
          <w:color w:val="FF0000"/>
          <w:szCs w:val="24"/>
        </w:rPr>
      </w:pPr>
      <w:r w:rsidRPr="003E389D">
        <w:rPr>
          <w:rFonts w:cs="Arial"/>
          <w:szCs w:val="24"/>
        </w:rPr>
        <w:lastRenderedPageBreak/>
        <w:t xml:space="preserve">O PLSR é um dos métodos lineares mais empregados, já que </w:t>
      </w:r>
      <w:r w:rsidR="00304F64" w:rsidRPr="003E389D">
        <w:rPr>
          <w:rFonts w:cs="Arial"/>
          <w:szCs w:val="24"/>
        </w:rPr>
        <w:t>propicia a</w:t>
      </w:r>
      <w:r w:rsidRPr="003E389D">
        <w:rPr>
          <w:rFonts w:cs="Arial"/>
          <w:szCs w:val="24"/>
        </w:rPr>
        <w:t xml:space="preserve"> redução a dimensi</w:t>
      </w:r>
      <w:r w:rsidR="00304F64">
        <w:rPr>
          <w:rFonts w:cs="Arial"/>
          <w:szCs w:val="24"/>
        </w:rPr>
        <w:t xml:space="preserve">onalidade dos dados espectrais </w:t>
      </w:r>
      <w:r w:rsidRPr="003E389D">
        <w:rPr>
          <w:rFonts w:cs="Arial"/>
          <w:szCs w:val="24"/>
        </w:rPr>
        <w:t xml:space="preserve">e problemas de colinearidade, </w:t>
      </w:r>
      <w:r w:rsidR="00304F64" w:rsidRPr="003E389D">
        <w:rPr>
          <w:rFonts w:cs="Arial"/>
          <w:szCs w:val="24"/>
        </w:rPr>
        <w:t>através da</w:t>
      </w:r>
      <w:r w:rsidRPr="003E389D">
        <w:rPr>
          <w:rFonts w:cs="Arial"/>
          <w:szCs w:val="24"/>
        </w:rPr>
        <w:t xml:space="preserve"> compressão das variáveis </w:t>
      </w:r>
      <w:proofErr w:type="spellStart"/>
      <w:r w:rsidRPr="003E389D">
        <w:rPr>
          <w:rFonts w:cs="Arial"/>
          <w:szCs w:val="24"/>
        </w:rPr>
        <w:t>preditoras</w:t>
      </w:r>
      <w:proofErr w:type="spellEnd"/>
      <w:r w:rsidRPr="003E389D">
        <w:rPr>
          <w:rFonts w:cs="Arial"/>
          <w:szCs w:val="24"/>
        </w:rPr>
        <w:t xml:space="preserve"> iniciais em poucos componentes principais, com o mínimo de perda de informação</w:t>
      </w:r>
      <w:r w:rsidR="00304F64">
        <w:rPr>
          <w:rFonts w:cs="Arial"/>
          <w:szCs w:val="24"/>
        </w:rPr>
        <w:t xml:space="preserve"> </w:t>
      </w:r>
      <w:r w:rsidRPr="00A64BD4">
        <w:rPr>
          <w:rFonts w:cs="Arial"/>
          <w:color w:val="000000" w:themeColor="text1"/>
          <w:szCs w:val="24"/>
        </w:rPr>
        <w:t xml:space="preserve">(VASQUES et al., 2008, CAMPBELL et al., 2018), </w:t>
      </w:r>
      <w:r w:rsidRPr="003E389D">
        <w:rPr>
          <w:rFonts w:cs="Arial"/>
          <w:szCs w:val="24"/>
        </w:rPr>
        <w:t>funcionamento similar à</w:t>
      </w:r>
      <w:r w:rsidRPr="003E389D">
        <w:rPr>
          <w:rFonts w:cs="Arial"/>
          <w:color w:val="FF0000"/>
          <w:szCs w:val="24"/>
        </w:rPr>
        <w:t xml:space="preserve"> </w:t>
      </w:r>
      <w:r w:rsidRPr="003E389D">
        <w:rPr>
          <w:rFonts w:cs="Arial"/>
          <w:szCs w:val="24"/>
        </w:rPr>
        <w:t xml:space="preserve">Análise de Componentes Principais </w:t>
      </w:r>
      <w:r w:rsidRPr="00A64BD4">
        <w:rPr>
          <w:rFonts w:cs="Arial"/>
          <w:color w:val="000000" w:themeColor="text1"/>
          <w:szCs w:val="24"/>
        </w:rPr>
        <w:t>(TEN CATEN et al., 2011)</w:t>
      </w:r>
      <w:r>
        <w:rPr>
          <w:rFonts w:cs="Arial"/>
          <w:szCs w:val="24"/>
        </w:rPr>
        <w:t xml:space="preserve">. </w:t>
      </w:r>
      <w:r w:rsidRPr="003E389D">
        <w:rPr>
          <w:rFonts w:cs="Arial"/>
          <w:szCs w:val="24"/>
        </w:rPr>
        <w:t xml:space="preserve">O </w:t>
      </w:r>
      <w:r w:rsidR="000D4695">
        <w:rPr>
          <w:rFonts w:cs="Arial"/>
          <w:szCs w:val="24"/>
        </w:rPr>
        <w:t>RF é um algoritmo de regressão e classificação não linear e não paramétrico</w:t>
      </w:r>
      <w:r w:rsidR="00E4534D">
        <w:rPr>
          <w:rFonts w:cs="Arial"/>
          <w:szCs w:val="24"/>
        </w:rPr>
        <w:t xml:space="preserve"> desenvolvido por Breiman (2001)</w:t>
      </w:r>
      <w:r w:rsidR="000D4695">
        <w:rPr>
          <w:rFonts w:cs="Arial"/>
          <w:szCs w:val="24"/>
        </w:rPr>
        <w:t xml:space="preserve">, fundamentado em </w:t>
      </w:r>
      <w:r w:rsidR="007E2196">
        <w:rPr>
          <w:rFonts w:cs="Arial"/>
          <w:szCs w:val="24"/>
        </w:rPr>
        <w:t xml:space="preserve">um </w:t>
      </w:r>
      <w:r w:rsidR="000D4695">
        <w:rPr>
          <w:rFonts w:cs="Arial"/>
          <w:szCs w:val="24"/>
        </w:rPr>
        <w:t xml:space="preserve">tipo de aprendizado de máquina (ensemble </w:t>
      </w:r>
      <w:proofErr w:type="spellStart"/>
      <w:r w:rsidR="000D4695">
        <w:rPr>
          <w:rFonts w:cs="Arial"/>
          <w:szCs w:val="24"/>
        </w:rPr>
        <w:t>learning</w:t>
      </w:r>
      <w:proofErr w:type="spellEnd"/>
      <w:r w:rsidR="007E2196">
        <w:rPr>
          <w:rFonts w:cs="Arial"/>
          <w:szCs w:val="24"/>
        </w:rPr>
        <w:t xml:space="preserve">), </w:t>
      </w:r>
      <w:r w:rsidR="00C540F9">
        <w:rPr>
          <w:rFonts w:cs="Arial"/>
          <w:szCs w:val="24"/>
        </w:rPr>
        <w:t>que produz vários classificadores e agregados em seus resultados (NAWAR e MOUAZEN, 2019</w:t>
      </w:r>
      <w:r w:rsidR="00F1077F">
        <w:rPr>
          <w:rFonts w:cs="Arial"/>
          <w:szCs w:val="24"/>
        </w:rPr>
        <w:t>)</w:t>
      </w:r>
      <w:r w:rsidR="00F1077F">
        <w:rPr>
          <w:rFonts w:cs="Arial"/>
          <w:color w:val="000000" w:themeColor="text1"/>
          <w:szCs w:val="24"/>
        </w:rPr>
        <w:t>.</w:t>
      </w:r>
      <w:r w:rsidR="00F1077F">
        <w:rPr>
          <w:rFonts w:cs="Arial"/>
          <w:szCs w:val="24"/>
        </w:rPr>
        <w:t xml:space="preserve"> O</w:t>
      </w:r>
      <w:r w:rsidR="007E2196">
        <w:rPr>
          <w:rFonts w:cs="Arial"/>
          <w:szCs w:val="24"/>
        </w:rPr>
        <w:t xml:space="preserve"> RF não exige nenhum </w:t>
      </w:r>
      <w:proofErr w:type="spellStart"/>
      <w:r w:rsidR="007E2196">
        <w:rPr>
          <w:rFonts w:cs="Arial"/>
          <w:szCs w:val="24"/>
        </w:rPr>
        <w:t>pré</w:t>
      </w:r>
      <w:proofErr w:type="spellEnd"/>
      <w:r w:rsidR="007E2196">
        <w:rPr>
          <w:rFonts w:cs="Arial"/>
          <w:szCs w:val="24"/>
        </w:rPr>
        <w:t>-tratamento d</w:t>
      </w:r>
      <w:r w:rsidR="00FB3FC2">
        <w:rPr>
          <w:rFonts w:cs="Arial"/>
          <w:szCs w:val="24"/>
        </w:rPr>
        <w:t>e</w:t>
      </w:r>
      <w:r w:rsidR="007E2196">
        <w:rPr>
          <w:rFonts w:cs="Arial"/>
          <w:szCs w:val="24"/>
        </w:rPr>
        <w:t xml:space="preserve"> dados, possui um tempo de processamento </w:t>
      </w:r>
      <w:r w:rsidR="00F1077F">
        <w:rPr>
          <w:rFonts w:cs="Arial"/>
          <w:szCs w:val="24"/>
        </w:rPr>
        <w:t xml:space="preserve">rápido (DOTTO et al., 2018) e </w:t>
      </w:r>
      <w:r w:rsidR="00295D5B">
        <w:rPr>
          <w:rFonts w:cs="Arial"/>
          <w:szCs w:val="24"/>
        </w:rPr>
        <w:t xml:space="preserve">apresenta </w:t>
      </w:r>
      <w:r w:rsidR="00FB3FC2">
        <w:rPr>
          <w:rFonts w:cs="Arial"/>
          <w:szCs w:val="24"/>
        </w:rPr>
        <w:t xml:space="preserve">uma potencial habilidade preditiva de COS e argila </w:t>
      </w:r>
      <w:r w:rsidR="00295D5B">
        <w:rPr>
          <w:rFonts w:cs="Arial"/>
          <w:szCs w:val="24"/>
        </w:rPr>
        <w:t>(VISCARRA-ROSSEL e BEHRENS, 2010; MOURA-BUENO et al., 2019).</w:t>
      </w:r>
    </w:p>
    <w:p w14:paraId="335FEB7E" w14:textId="4442B79C" w:rsidR="00A64BD4" w:rsidRDefault="00B46F4D" w:rsidP="00A64BD4">
      <w:pPr>
        <w:rPr>
          <w:rFonts w:cs="Arial"/>
          <w:szCs w:val="24"/>
        </w:rPr>
      </w:pPr>
      <w:r>
        <w:rPr>
          <w:rFonts w:cs="Arial"/>
          <w:color w:val="000000" w:themeColor="text1"/>
          <w:szCs w:val="24"/>
        </w:rPr>
        <w:t xml:space="preserve">Santana, Souza e </w:t>
      </w:r>
      <w:proofErr w:type="spellStart"/>
      <w:r>
        <w:rPr>
          <w:rFonts w:cs="Arial"/>
          <w:color w:val="000000" w:themeColor="text1"/>
          <w:szCs w:val="24"/>
        </w:rPr>
        <w:t>Poppi</w:t>
      </w:r>
      <w:proofErr w:type="spellEnd"/>
      <w:r>
        <w:rPr>
          <w:rFonts w:cs="Arial"/>
          <w:color w:val="000000" w:themeColor="text1"/>
          <w:szCs w:val="24"/>
        </w:rPr>
        <w:t xml:space="preserve"> (2018)</w:t>
      </w:r>
      <w:r w:rsidR="005C7A41">
        <w:rPr>
          <w:rFonts w:cs="Arial"/>
          <w:color w:val="000000" w:themeColor="text1"/>
          <w:szCs w:val="24"/>
        </w:rPr>
        <w:t xml:space="preserve"> </w:t>
      </w:r>
      <w:r w:rsidR="00A64BD4" w:rsidRPr="003E389D">
        <w:rPr>
          <w:rFonts w:cs="Arial"/>
          <w:color w:val="000000" w:themeColor="text1"/>
          <w:szCs w:val="24"/>
        </w:rPr>
        <w:t xml:space="preserve">alcançaram </w:t>
      </w:r>
      <w:r w:rsidR="008B5A4F">
        <w:rPr>
          <w:rFonts w:cs="Arial"/>
          <w:color w:val="000000" w:themeColor="text1"/>
          <w:szCs w:val="24"/>
        </w:rPr>
        <w:t xml:space="preserve">elevada </w:t>
      </w:r>
      <w:r w:rsidR="00304F64" w:rsidRPr="003E389D">
        <w:rPr>
          <w:rFonts w:cs="Arial"/>
          <w:color w:val="000000" w:themeColor="text1"/>
          <w:szCs w:val="24"/>
        </w:rPr>
        <w:t>acurácia preditiva</w:t>
      </w:r>
      <w:r w:rsidR="008B5A4F">
        <w:rPr>
          <w:rFonts w:cs="Arial"/>
          <w:color w:val="000000" w:themeColor="text1"/>
          <w:szCs w:val="24"/>
        </w:rPr>
        <w:t xml:space="preserve"> na </w:t>
      </w:r>
      <w:r w:rsidR="00D454C3">
        <w:rPr>
          <w:rFonts w:cs="Arial"/>
          <w:color w:val="000000" w:themeColor="text1"/>
          <w:szCs w:val="24"/>
        </w:rPr>
        <w:t xml:space="preserve">validação </w:t>
      </w:r>
      <w:r w:rsidR="00D454C3" w:rsidRPr="003E389D">
        <w:rPr>
          <w:rFonts w:cs="Arial"/>
          <w:color w:val="000000" w:themeColor="text1"/>
          <w:szCs w:val="24"/>
        </w:rPr>
        <w:t>para</w:t>
      </w:r>
      <w:r w:rsidR="00A64BD4" w:rsidRPr="003E389D">
        <w:rPr>
          <w:rFonts w:cs="Arial"/>
          <w:color w:val="000000" w:themeColor="text1"/>
          <w:szCs w:val="24"/>
        </w:rPr>
        <w:t xml:space="preserve"> argila</w:t>
      </w:r>
      <w:r w:rsidR="008B5A4F">
        <w:rPr>
          <w:rFonts w:cs="Arial"/>
          <w:color w:val="000000" w:themeColor="text1"/>
          <w:szCs w:val="24"/>
        </w:rPr>
        <w:t xml:space="preserve"> (R</w:t>
      </w:r>
      <w:r w:rsidR="008B5A4F">
        <w:rPr>
          <w:rFonts w:cs="Arial"/>
          <w:color w:val="000000" w:themeColor="text1"/>
          <w:szCs w:val="24"/>
          <w:vertAlign w:val="superscript"/>
        </w:rPr>
        <w:t>2</w:t>
      </w:r>
      <w:r w:rsidR="008B5A4F">
        <w:rPr>
          <w:rFonts w:cs="Arial"/>
          <w:color w:val="000000" w:themeColor="text1"/>
          <w:szCs w:val="24"/>
        </w:rPr>
        <w:t xml:space="preserve"> = 0,80 e RMSE = 76,15 g/</w:t>
      </w:r>
      <w:r w:rsidR="00DE0305">
        <w:rPr>
          <w:rFonts w:cs="Arial"/>
          <w:color w:val="000000" w:themeColor="text1"/>
          <w:szCs w:val="24"/>
        </w:rPr>
        <w:t>kg) e</w:t>
      </w:r>
      <w:r w:rsidR="008B5A4F">
        <w:rPr>
          <w:rFonts w:cs="Arial"/>
          <w:color w:val="000000" w:themeColor="text1"/>
          <w:szCs w:val="24"/>
        </w:rPr>
        <w:t xml:space="preserve"> matéria orgânica do solo (R</w:t>
      </w:r>
      <w:r w:rsidR="008B5A4F">
        <w:rPr>
          <w:rFonts w:cs="Arial"/>
          <w:color w:val="000000" w:themeColor="text1"/>
          <w:szCs w:val="24"/>
          <w:vertAlign w:val="superscript"/>
        </w:rPr>
        <w:t>2</w:t>
      </w:r>
      <w:r w:rsidR="008B5A4F">
        <w:rPr>
          <w:rFonts w:cs="Arial"/>
          <w:color w:val="000000" w:themeColor="text1"/>
          <w:szCs w:val="24"/>
        </w:rPr>
        <w:t xml:space="preserve"> = 0,80 e RMSE = 5,49 g/dm</w:t>
      </w:r>
      <w:r w:rsidR="008B5A4F">
        <w:rPr>
          <w:rFonts w:cs="Arial"/>
          <w:color w:val="000000" w:themeColor="text1"/>
          <w:szCs w:val="24"/>
          <w:vertAlign w:val="superscript"/>
        </w:rPr>
        <w:t>3</w:t>
      </w:r>
      <w:r w:rsidR="008B5A4F">
        <w:rPr>
          <w:rFonts w:cs="Arial"/>
          <w:color w:val="000000" w:themeColor="text1"/>
          <w:szCs w:val="24"/>
        </w:rPr>
        <w:t>)</w:t>
      </w:r>
      <w:del w:id="180" w:author="Liliane" w:date="2021-05-05T09:57:00Z">
        <w:r w:rsidR="00A64BD4" w:rsidRPr="003E389D" w:rsidDel="00D454C3">
          <w:rPr>
            <w:rFonts w:cs="Arial"/>
            <w:color w:val="000000" w:themeColor="text1"/>
            <w:szCs w:val="24"/>
          </w:rPr>
          <w:delText>,</w:delText>
        </w:r>
      </w:del>
      <w:r w:rsidR="00A64BD4" w:rsidRPr="003E389D">
        <w:rPr>
          <w:rFonts w:cs="Arial"/>
          <w:color w:val="000000" w:themeColor="text1"/>
          <w:szCs w:val="24"/>
        </w:rPr>
        <w:t xml:space="preserve"> </w:t>
      </w:r>
      <w:r w:rsidR="000F14C5" w:rsidRPr="003E389D">
        <w:rPr>
          <w:rFonts w:cs="Arial"/>
          <w:color w:val="000000" w:themeColor="text1"/>
          <w:szCs w:val="24"/>
        </w:rPr>
        <w:t>com</w:t>
      </w:r>
      <w:r w:rsidR="00A64BD4" w:rsidRPr="003E389D">
        <w:rPr>
          <w:rFonts w:cs="Arial"/>
          <w:color w:val="000000" w:themeColor="text1"/>
          <w:szCs w:val="24"/>
        </w:rPr>
        <w:t xml:space="preserve"> o uso de </w:t>
      </w:r>
      <w:r w:rsidR="008B5A4F">
        <w:rPr>
          <w:rFonts w:cs="Arial"/>
          <w:color w:val="000000" w:themeColor="text1"/>
          <w:szCs w:val="24"/>
        </w:rPr>
        <w:t>RF</w:t>
      </w:r>
      <w:r w:rsidR="00A64BD4" w:rsidRPr="003E389D">
        <w:rPr>
          <w:rFonts w:cs="Arial"/>
          <w:color w:val="000000" w:themeColor="text1"/>
          <w:szCs w:val="24"/>
        </w:rPr>
        <w:t xml:space="preserve">, evidenciando </w:t>
      </w:r>
      <w:r w:rsidR="00057451" w:rsidRPr="003E389D">
        <w:rPr>
          <w:rFonts w:cs="Arial"/>
          <w:color w:val="000000" w:themeColor="text1"/>
          <w:szCs w:val="24"/>
        </w:rPr>
        <w:t>seu alto</w:t>
      </w:r>
      <w:r w:rsidR="00A64BD4" w:rsidRPr="003E389D">
        <w:rPr>
          <w:rFonts w:cs="Arial"/>
          <w:color w:val="000000" w:themeColor="text1"/>
          <w:szCs w:val="24"/>
        </w:rPr>
        <w:t xml:space="preserve"> desempenho preditivo,</w:t>
      </w:r>
      <w:r w:rsidR="00D454C3">
        <w:rPr>
          <w:rFonts w:cs="Arial"/>
          <w:color w:val="000000" w:themeColor="text1"/>
          <w:szCs w:val="24"/>
        </w:rPr>
        <w:t xml:space="preserve"> </w:t>
      </w:r>
      <w:r w:rsidR="00D0319D">
        <w:rPr>
          <w:rFonts w:cs="Arial"/>
          <w:color w:val="000000" w:themeColor="text1"/>
          <w:szCs w:val="24"/>
        </w:rPr>
        <w:t>sendo inclusive</w:t>
      </w:r>
      <w:r w:rsidR="00D454C3">
        <w:rPr>
          <w:rFonts w:cs="Arial"/>
          <w:color w:val="000000" w:themeColor="text1"/>
          <w:szCs w:val="24"/>
        </w:rPr>
        <w:t xml:space="preserve"> </w:t>
      </w:r>
      <w:r w:rsidR="007C1F61">
        <w:rPr>
          <w:rFonts w:cs="Arial"/>
          <w:color w:val="000000" w:themeColor="text1"/>
          <w:szCs w:val="24"/>
        </w:rPr>
        <w:t>superior ao PLSR</w:t>
      </w:r>
      <w:r w:rsidR="00A64BD4" w:rsidRPr="003E389D">
        <w:rPr>
          <w:rFonts w:cs="Arial"/>
          <w:color w:val="000000" w:themeColor="text1"/>
          <w:szCs w:val="24"/>
        </w:rPr>
        <w:t>.</w:t>
      </w:r>
      <w:r w:rsidR="00A64BD4" w:rsidRPr="003E389D">
        <w:rPr>
          <w:rFonts w:cs="Arial"/>
          <w:b/>
          <w:szCs w:val="24"/>
        </w:rPr>
        <w:t xml:space="preserve"> </w:t>
      </w:r>
      <w:r w:rsidR="00A64BD4" w:rsidRPr="003E389D">
        <w:rPr>
          <w:rFonts w:cs="Arial"/>
          <w:szCs w:val="24"/>
        </w:rPr>
        <w:t xml:space="preserve">O SVM é </w:t>
      </w:r>
      <w:r w:rsidR="00057451" w:rsidRPr="003E389D">
        <w:rPr>
          <w:rFonts w:cs="Arial"/>
          <w:szCs w:val="24"/>
        </w:rPr>
        <w:t>uma técnica</w:t>
      </w:r>
      <w:r w:rsidR="00A64BD4" w:rsidRPr="003E389D">
        <w:rPr>
          <w:rFonts w:cs="Arial"/>
          <w:szCs w:val="24"/>
        </w:rPr>
        <w:t xml:space="preserve"> de aprendizado de máquina baseado em funções </w:t>
      </w:r>
      <w:proofErr w:type="spellStart"/>
      <w:r w:rsidR="00A64BD4" w:rsidRPr="003E389D">
        <w:rPr>
          <w:rFonts w:cs="Arial"/>
          <w:i/>
          <w:szCs w:val="24"/>
        </w:rPr>
        <w:t>kernel</w:t>
      </w:r>
      <w:proofErr w:type="spellEnd"/>
      <w:r w:rsidR="00A64BD4" w:rsidRPr="003E389D">
        <w:rPr>
          <w:rFonts w:cs="Arial"/>
          <w:i/>
          <w:szCs w:val="24"/>
        </w:rPr>
        <w:t xml:space="preserve"> </w:t>
      </w:r>
      <w:r w:rsidR="00847AAB">
        <w:rPr>
          <w:rFonts w:cs="Arial"/>
          <w:color w:val="000000" w:themeColor="text1"/>
          <w:szCs w:val="24"/>
        </w:rPr>
        <w:t>(</w:t>
      </w:r>
      <w:r w:rsidR="00A64BD4" w:rsidRPr="00847AAB">
        <w:rPr>
          <w:rFonts w:cs="Arial"/>
          <w:color w:val="000000" w:themeColor="text1"/>
          <w:szCs w:val="24"/>
        </w:rPr>
        <w:t>CORTES;</w:t>
      </w:r>
      <w:r w:rsidR="00847AAB">
        <w:rPr>
          <w:rFonts w:cs="Arial"/>
          <w:color w:val="000000" w:themeColor="text1"/>
          <w:szCs w:val="24"/>
        </w:rPr>
        <w:t xml:space="preserve"> </w:t>
      </w:r>
      <w:r w:rsidR="00A64BD4" w:rsidRPr="00847AAB">
        <w:rPr>
          <w:rFonts w:cs="Arial"/>
          <w:color w:val="000000" w:themeColor="text1"/>
          <w:szCs w:val="24"/>
        </w:rPr>
        <w:t>VAPNIK 1995)</w:t>
      </w:r>
      <w:r w:rsidR="00A64BD4" w:rsidRPr="003E389D">
        <w:rPr>
          <w:rFonts w:cs="Arial"/>
          <w:szCs w:val="24"/>
        </w:rPr>
        <w:t xml:space="preserve">, sobressaindo em relações </w:t>
      </w:r>
      <w:r w:rsidR="000F14C5" w:rsidRPr="003E389D">
        <w:rPr>
          <w:rFonts w:cs="Arial"/>
          <w:szCs w:val="24"/>
        </w:rPr>
        <w:t>aos modelos</w:t>
      </w:r>
      <w:r w:rsidR="00A64BD4" w:rsidRPr="003E389D">
        <w:rPr>
          <w:rFonts w:cs="Arial"/>
          <w:szCs w:val="24"/>
        </w:rPr>
        <w:t xml:space="preserve"> lineares por ser capaz de ana</w:t>
      </w:r>
      <w:r w:rsidR="00847AAB">
        <w:rPr>
          <w:rFonts w:cs="Arial"/>
          <w:szCs w:val="24"/>
        </w:rPr>
        <w:t>lisar as relações</w:t>
      </w:r>
      <w:r w:rsidR="00A64BD4" w:rsidRPr="003E389D">
        <w:rPr>
          <w:rFonts w:cs="Arial"/>
          <w:szCs w:val="24"/>
        </w:rPr>
        <w:t xml:space="preserve"> naturalmente não lineares entre dados espectrais e propriedades do solo (</w:t>
      </w:r>
      <w:r w:rsidR="00A411E0" w:rsidRPr="003E389D">
        <w:rPr>
          <w:rFonts w:cs="Arial"/>
          <w:szCs w:val="24"/>
        </w:rPr>
        <w:t xml:space="preserve">DOTTO </w:t>
      </w:r>
      <w:r w:rsidR="00A64BD4" w:rsidRPr="003E389D">
        <w:rPr>
          <w:rFonts w:cs="Arial"/>
          <w:szCs w:val="24"/>
        </w:rPr>
        <w:t xml:space="preserve">et al., 2017) com alto desempenho </w:t>
      </w:r>
      <w:r w:rsidR="000F14C5" w:rsidRPr="003E389D">
        <w:rPr>
          <w:rFonts w:cs="Arial"/>
          <w:szCs w:val="24"/>
        </w:rPr>
        <w:t xml:space="preserve">preditivo </w:t>
      </w:r>
      <w:r w:rsidR="000F14C5">
        <w:rPr>
          <w:rFonts w:cs="Arial"/>
          <w:szCs w:val="24"/>
        </w:rPr>
        <w:t>(</w:t>
      </w:r>
      <w:r w:rsidR="00BE1F64">
        <w:rPr>
          <w:rFonts w:cs="Arial"/>
          <w:szCs w:val="24"/>
        </w:rPr>
        <w:t xml:space="preserve">LI et al., 2015; </w:t>
      </w:r>
      <w:r w:rsidR="000F14C5" w:rsidRPr="003E389D">
        <w:rPr>
          <w:rFonts w:cs="Arial"/>
          <w:szCs w:val="24"/>
        </w:rPr>
        <w:t>XU</w:t>
      </w:r>
      <w:r w:rsidR="00A64BD4" w:rsidRPr="003E389D">
        <w:rPr>
          <w:rFonts w:cs="Arial"/>
          <w:szCs w:val="24"/>
        </w:rPr>
        <w:t xml:space="preserve"> et al., 2018</w:t>
      </w:r>
      <w:r w:rsidR="00BE1F64">
        <w:rPr>
          <w:rFonts w:cs="Arial"/>
          <w:szCs w:val="24"/>
        </w:rPr>
        <w:t>;</w:t>
      </w:r>
      <w:r w:rsidR="00847AAB">
        <w:rPr>
          <w:rFonts w:cs="Arial"/>
          <w:szCs w:val="24"/>
        </w:rPr>
        <w:t xml:space="preserve"> </w:t>
      </w:r>
      <w:r w:rsidR="00847AAB" w:rsidRPr="00847AAB">
        <w:rPr>
          <w:rFonts w:cs="Arial"/>
          <w:szCs w:val="24"/>
        </w:rPr>
        <w:t>HONG</w:t>
      </w:r>
      <w:r w:rsidR="00A64BD4" w:rsidRPr="00847AAB">
        <w:rPr>
          <w:rFonts w:cs="Arial"/>
          <w:szCs w:val="24"/>
        </w:rPr>
        <w:t xml:space="preserve"> et al., 2018</w:t>
      </w:r>
      <w:r w:rsidR="000F14C5">
        <w:rPr>
          <w:rFonts w:cs="Arial"/>
          <w:szCs w:val="24"/>
        </w:rPr>
        <w:t>)</w:t>
      </w:r>
      <w:r w:rsidR="00847AAB">
        <w:rPr>
          <w:rFonts w:cs="Arial"/>
          <w:szCs w:val="24"/>
        </w:rPr>
        <w:t>.</w:t>
      </w:r>
      <w:r w:rsidR="00D454C3">
        <w:rPr>
          <w:rFonts w:cs="Arial"/>
          <w:szCs w:val="24"/>
        </w:rPr>
        <w:t xml:space="preserve"> O </w:t>
      </w:r>
      <w:proofErr w:type="spellStart"/>
      <w:r w:rsidR="00D454C3" w:rsidRPr="00BE1F64">
        <w:rPr>
          <w:rFonts w:cs="Arial"/>
          <w:i/>
          <w:szCs w:val="24"/>
          <w:rPrChange w:id="181" w:author="Liliane" w:date="2021-05-05T10:37:00Z">
            <w:rPr>
              <w:rFonts w:cs="Arial"/>
              <w:szCs w:val="24"/>
            </w:rPr>
          </w:rPrChange>
        </w:rPr>
        <w:t>Cubist</w:t>
      </w:r>
      <w:proofErr w:type="spellEnd"/>
      <w:r w:rsidR="00D454C3">
        <w:rPr>
          <w:rFonts w:cs="Arial"/>
          <w:szCs w:val="24"/>
        </w:rPr>
        <w:t xml:space="preserve"> </w:t>
      </w:r>
      <w:r w:rsidR="005C7A41">
        <w:rPr>
          <w:rFonts w:cs="Arial"/>
          <w:szCs w:val="24"/>
        </w:rPr>
        <w:t>é método</w:t>
      </w:r>
      <w:r w:rsidR="00DE0305">
        <w:rPr>
          <w:rFonts w:cs="Arial"/>
          <w:szCs w:val="24"/>
        </w:rPr>
        <w:t xml:space="preserve"> de mineração de dados que</w:t>
      </w:r>
      <w:r w:rsidR="007838C5">
        <w:rPr>
          <w:rFonts w:cs="Arial"/>
          <w:szCs w:val="24"/>
        </w:rPr>
        <w:t xml:space="preserve"> </w:t>
      </w:r>
      <w:r w:rsidR="00FC1245">
        <w:rPr>
          <w:rFonts w:cs="Arial"/>
          <w:szCs w:val="24"/>
        </w:rPr>
        <w:t xml:space="preserve">opera através </w:t>
      </w:r>
      <w:r w:rsidR="007838C5">
        <w:rPr>
          <w:rFonts w:cs="Arial"/>
          <w:szCs w:val="24"/>
        </w:rPr>
        <w:t>d</w:t>
      </w:r>
      <w:r w:rsidR="00FC1245">
        <w:rPr>
          <w:rFonts w:cs="Arial"/>
          <w:szCs w:val="24"/>
        </w:rPr>
        <w:t>a construção de árvores de decisão, na qual a predição é baseada em modelos de regressão linear ao invés de valores discretos (MINASNY e MCBRATNEY, 2010).</w:t>
      </w:r>
      <w:r w:rsidR="00B16844">
        <w:rPr>
          <w:rFonts w:cs="Arial"/>
          <w:szCs w:val="24"/>
        </w:rPr>
        <w:t xml:space="preserve"> Silva </w:t>
      </w:r>
      <w:r w:rsidR="00845422">
        <w:rPr>
          <w:rFonts w:cs="Arial"/>
          <w:szCs w:val="24"/>
        </w:rPr>
        <w:t xml:space="preserve">et al., (2019) obtiveram com o uso do </w:t>
      </w:r>
      <w:proofErr w:type="spellStart"/>
      <w:r w:rsidR="00845422" w:rsidRPr="00DE0305">
        <w:rPr>
          <w:rFonts w:cs="Arial"/>
          <w:i/>
          <w:szCs w:val="24"/>
          <w:rPrChange w:id="182" w:author="Liliane" w:date="2021-05-05T22:03:00Z">
            <w:rPr>
              <w:rFonts w:cs="Arial"/>
              <w:szCs w:val="24"/>
            </w:rPr>
          </w:rPrChange>
        </w:rPr>
        <w:t>Cubist</w:t>
      </w:r>
      <w:proofErr w:type="spellEnd"/>
      <w:r w:rsidR="00845422">
        <w:rPr>
          <w:rFonts w:cs="Arial"/>
          <w:szCs w:val="24"/>
        </w:rPr>
        <w:t xml:space="preserve"> excelente desempenho na predição de argila (R</w:t>
      </w:r>
      <w:r w:rsidR="00845422">
        <w:rPr>
          <w:rFonts w:cs="Arial"/>
          <w:szCs w:val="24"/>
          <w:vertAlign w:val="superscript"/>
        </w:rPr>
        <w:t xml:space="preserve">2 </w:t>
      </w:r>
      <w:r w:rsidR="00845422">
        <w:rPr>
          <w:rFonts w:cs="Arial"/>
          <w:szCs w:val="24"/>
        </w:rPr>
        <w:t>= 0,</w:t>
      </w:r>
      <w:r w:rsidR="00BE1F64">
        <w:rPr>
          <w:rFonts w:cs="Arial"/>
          <w:szCs w:val="24"/>
        </w:rPr>
        <w:t>83,</w:t>
      </w:r>
      <w:r w:rsidR="00845422">
        <w:rPr>
          <w:rFonts w:cs="Arial"/>
          <w:szCs w:val="24"/>
        </w:rPr>
        <w:t xml:space="preserve"> RMSE = 7,29 % e RPIQ = 3,</w:t>
      </w:r>
      <w:r w:rsidR="00D0319D">
        <w:rPr>
          <w:rFonts w:cs="Arial"/>
          <w:szCs w:val="24"/>
        </w:rPr>
        <w:t>70) em</w:t>
      </w:r>
      <w:r w:rsidR="00845422">
        <w:rPr>
          <w:rFonts w:cs="Arial"/>
          <w:szCs w:val="24"/>
        </w:rPr>
        <w:t xml:space="preserve"> 1534 amostras de solo. Resultados semelhantes foram encontrados por Moura-Bueno et al, (2020</w:t>
      </w:r>
      <w:r w:rsidR="00BE1F64">
        <w:rPr>
          <w:rFonts w:cs="Arial"/>
          <w:szCs w:val="24"/>
        </w:rPr>
        <w:t xml:space="preserve">), </w:t>
      </w:r>
      <w:r w:rsidR="00D0319D">
        <w:rPr>
          <w:rFonts w:cs="Arial"/>
          <w:szCs w:val="24"/>
        </w:rPr>
        <w:t>na predição</w:t>
      </w:r>
      <w:r w:rsidR="00845422">
        <w:rPr>
          <w:rFonts w:cs="Arial"/>
          <w:szCs w:val="24"/>
        </w:rPr>
        <w:t xml:space="preserve"> do teor de COS.</w:t>
      </w:r>
    </w:p>
    <w:p w14:paraId="301B3C74" w14:textId="04A1E1DC" w:rsidR="00847AAB" w:rsidRDefault="00F25AD0" w:rsidP="00A64BD4">
      <w:pPr>
        <w:rPr>
          <w:rFonts w:cs="Arial"/>
          <w:color w:val="000000" w:themeColor="text1"/>
          <w:szCs w:val="24"/>
        </w:rPr>
      </w:pPr>
      <w:r w:rsidRPr="00F25AD0">
        <w:rPr>
          <w:rFonts w:cs="Arial"/>
          <w:szCs w:val="24"/>
        </w:rPr>
        <w:t xml:space="preserve">Diversos estudos compararam o desempenho </w:t>
      </w:r>
      <w:r w:rsidR="00934AEF">
        <w:rPr>
          <w:rFonts w:cs="Arial"/>
          <w:szCs w:val="24"/>
        </w:rPr>
        <w:t>entre</w:t>
      </w:r>
      <w:r w:rsidRPr="00F25AD0">
        <w:rPr>
          <w:rFonts w:cs="Arial"/>
          <w:szCs w:val="24"/>
        </w:rPr>
        <w:t xml:space="preserve"> modelos preditivos de COS e argila construídos principalmente a partir do</w:t>
      </w:r>
      <w:r w:rsidR="005714F4">
        <w:rPr>
          <w:rFonts w:cs="Arial"/>
          <w:szCs w:val="24"/>
        </w:rPr>
        <w:t>s</w:t>
      </w:r>
      <w:r w:rsidRPr="00F25AD0">
        <w:rPr>
          <w:rFonts w:cs="Arial"/>
          <w:szCs w:val="24"/>
        </w:rPr>
        <w:t xml:space="preserve"> </w:t>
      </w:r>
      <w:r w:rsidR="005714F4" w:rsidRPr="00F25AD0">
        <w:rPr>
          <w:rFonts w:cs="Arial"/>
          <w:szCs w:val="24"/>
        </w:rPr>
        <w:t>métodos</w:t>
      </w:r>
      <w:r w:rsidRPr="00F25AD0">
        <w:rPr>
          <w:rFonts w:cs="Arial"/>
          <w:szCs w:val="24"/>
        </w:rPr>
        <w:t xml:space="preserve"> PLSR, SVM</w:t>
      </w:r>
      <w:ins w:id="183" w:author="Liliane" w:date="2021-05-05T12:41:00Z">
        <w:r w:rsidR="00B3445B">
          <w:rPr>
            <w:rFonts w:cs="Arial"/>
            <w:szCs w:val="24"/>
          </w:rPr>
          <w:t>,</w:t>
        </w:r>
      </w:ins>
      <w:r w:rsidRPr="00F25AD0">
        <w:rPr>
          <w:rFonts w:cs="Arial"/>
          <w:szCs w:val="24"/>
        </w:rPr>
        <w:t xml:space="preserve"> </w:t>
      </w:r>
      <w:r w:rsidRPr="00F25AD0">
        <w:rPr>
          <w:rFonts w:cs="Arial"/>
          <w:color w:val="000000" w:themeColor="text1"/>
          <w:szCs w:val="24"/>
        </w:rPr>
        <w:t>(</w:t>
      </w:r>
      <w:r w:rsidR="00934AEF">
        <w:rPr>
          <w:rFonts w:cs="Arial"/>
          <w:color w:val="000000" w:themeColor="text1"/>
          <w:szCs w:val="24"/>
        </w:rPr>
        <w:t xml:space="preserve">VISCARRA –ROSSEL, BEHRENS, 2010; </w:t>
      </w:r>
      <w:r w:rsidRPr="00F25AD0">
        <w:rPr>
          <w:rFonts w:cs="Arial"/>
          <w:color w:val="000000" w:themeColor="text1"/>
          <w:szCs w:val="24"/>
        </w:rPr>
        <w:t>NAWAR et al., 2016; DOTTO et al., 2017; CAMPBELL et al., 2018</w:t>
      </w:r>
      <w:r w:rsidR="00934AEF">
        <w:rPr>
          <w:rFonts w:cs="Arial"/>
          <w:color w:val="000000" w:themeColor="text1"/>
          <w:szCs w:val="24"/>
        </w:rPr>
        <w:t>, MOURA-BUENO et al., 2019</w:t>
      </w:r>
      <w:r w:rsidR="00D27066">
        <w:rPr>
          <w:rFonts w:cs="Arial"/>
          <w:color w:val="000000" w:themeColor="text1"/>
          <w:szCs w:val="24"/>
        </w:rPr>
        <w:t>; SILVA et al., 2019; LAZZARETTI et al., 2020</w:t>
      </w:r>
      <w:r w:rsidRPr="00F25AD0">
        <w:rPr>
          <w:rFonts w:cs="Arial"/>
          <w:color w:val="000000" w:themeColor="text1"/>
          <w:szCs w:val="24"/>
        </w:rPr>
        <w:t>)</w:t>
      </w:r>
      <w:r w:rsidR="00B3445B">
        <w:rPr>
          <w:rFonts w:cs="Arial"/>
          <w:color w:val="000000" w:themeColor="text1"/>
          <w:szCs w:val="24"/>
        </w:rPr>
        <w:t xml:space="preserve">, </w:t>
      </w:r>
      <w:del w:id="184" w:author="Liliane" w:date="2021-05-05T12:37:00Z">
        <w:r w:rsidRPr="00F25AD0" w:rsidDel="00B3445B">
          <w:rPr>
            <w:rFonts w:cs="Arial"/>
            <w:color w:val="000000" w:themeColor="text1"/>
            <w:szCs w:val="24"/>
          </w:rPr>
          <w:delText xml:space="preserve"> </w:delText>
        </w:r>
      </w:del>
      <w:r w:rsidR="00934AEF">
        <w:rPr>
          <w:rFonts w:cs="Arial"/>
          <w:color w:val="000000" w:themeColor="text1"/>
          <w:szCs w:val="24"/>
        </w:rPr>
        <w:t>RF (VISCARRA-ROSSEL, BEHRENS,2010,</w:t>
      </w:r>
      <w:r w:rsidR="00D27066">
        <w:rPr>
          <w:rFonts w:cs="Arial"/>
          <w:color w:val="000000" w:themeColor="text1"/>
          <w:szCs w:val="24"/>
        </w:rPr>
        <w:t xml:space="preserve"> CAMPBELL et al., 2018; </w:t>
      </w:r>
      <w:r w:rsidR="00934AEF">
        <w:rPr>
          <w:rFonts w:cs="Arial"/>
          <w:color w:val="000000" w:themeColor="text1"/>
          <w:szCs w:val="24"/>
        </w:rPr>
        <w:t xml:space="preserve">MOURA-BUENO et al., </w:t>
      </w:r>
      <w:r w:rsidR="00D27066">
        <w:rPr>
          <w:rFonts w:cs="Arial"/>
          <w:color w:val="000000" w:themeColor="text1"/>
          <w:szCs w:val="24"/>
        </w:rPr>
        <w:t xml:space="preserve">2019; SILVA et al., 2019) </w:t>
      </w:r>
      <w:r w:rsidR="00934AEF">
        <w:rPr>
          <w:rFonts w:cs="Arial"/>
          <w:color w:val="000000" w:themeColor="text1"/>
          <w:szCs w:val="24"/>
        </w:rPr>
        <w:t xml:space="preserve"> e </w:t>
      </w:r>
      <w:proofErr w:type="spellStart"/>
      <w:r w:rsidR="00934AEF" w:rsidRPr="00D27066">
        <w:rPr>
          <w:rFonts w:cs="Arial"/>
          <w:i/>
          <w:color w:val="000000" w:themeColor="text1"/>
          <w:szCs w:val="24"/>
          <w:rPrChange w:id="185" w:author="Liliane" w:date="2021-05-05T14:57:00Z">
            <w:rPr>
              <w:rFonts w:cs="Arial"/>
              <w:color w:val="000000" w:themeColor="text1"/>
              <w:szCs w:val="24"/>
            </w:rPr>
          </w:rPrChange>
        </w:rPr>
        <w:t>Cubist</w:t>
      </w:r>
      <w:proofErr w:type="spellEnd"/>
      <w:r w:rsidR="00D27066">
        <w:rPr>
          <w:rFonts w:cs="Arial"/>
          <w:color w:val="000000" w:themeColor="text1"/>
          <w:szCs w:val="24"/>
        </w:rPr>
        <w:t xml:space="preserve"> (SILVA et al.,2019</w:t>
      </w:r>
      <w:r w:rsidRPr="00722A59">
        <w:rPr>
          <w:rFonts w:cs="Arial"/>
          <w:szCs w:val="24"/>
          <w:rPrChange w:id="186" w:author="Liliane" w:date="2021-05-05T15:06:00Z">
            <w:rPr>
              <w:rFonts w:cs="Arial"/>
              <w:color w:val="000000" w:themeColor="text1"/>
              <w:szCs w:val="24"/>
            </w:rPr>
          </w:rPrChange>
        </w:rPr>
        <w:t>)</w:t>
      </w:r>
      <w:r w:rsidR="00722A59" w:rsidRPr="00722A59">
        <w:rPr>
          <w:rFonts w:cs="Arial"/>
          <w:szCs w:val="24"/>
          <w:rPrChange w:id="187" w:author="Liliane" w:date="2021-05-05T15:06:00Z">
            <w:rPr>
              <w:rFonts w:cs="Arial"/>
              <w:color w:val="FF0000"/>
              <w:szCs w:val="24"/>
            </w:rPr>
          </w:rPrChange>
        </w:rPr>
        <w:t>, com grande variabilidade do melhor método estatístico multivariado entre os trabalhos</w:t>
      </w:r>
      <w:r w:rsidR="00722A59">
        <w:rPr>
          <w:rFonts w:cs="Arial"/>
          <w:color w:val="FF0000"/>
          <w:szCs w:val="24"/>
        </w:rPr>
        <w:t>.</w:t>
      </w:r>
      <w:r w:rsidRPr="00F25AD0">
        <w:rPr>
          <w:rFonts w:cs="Arial"/>
          <w:color w:val="FF0000"/>
          <w:szCs w:val="24"/>
        </w:rPr>
        <w:t xml:space="preserve"> </w:t>
      </w:r>
      <w:r w:rsidR="00722A59" w:rsidRPr="00722A59">
        <w:rPr>
          <w:rFonts w:cs="Arial"/>
          <w:color w:val="000000" w:themeColor="text1"/>
          <w:szCs w:val="24"/>
          <w:rPrChange w:id="188" w:author="Liliane" w:date="2021-05-05T15:07:00Z">
            <w:rPr>
              <w:rFonts w:cs="Arial"/>
              <w:color w:val="FF0000"/>
              <w:szCs w:val="24"/>
            </w:rPr>
          </w:rPrChange>
        </w:rPr>
        <w:t xml:space="preserve">Diante </w:t>
      </w:r>
      <w:del w:id="189" w:author="Liliane" w:date="2021-05-05T15:07:00Z">
        <w:r w:rsidRPr="00722A59" w:rsidDel="00722A59">
          <w:rPr>
            <w:rFonts w:cs="Arial"/>
            <w:color w:val="000000" w:themeColor="text1"/>
            <w:szCs w:val="24"/>
            <w:rPrChange w:id="190" w:author="Liliane" w:date="2021-05-05T15:07:00Z">
              <w:rPr>
                <w:rFonts w:cs="Arial"/>
                <w:color w:val="FF0000"/>
                <w:szCs w:val="24"/>
              </w:rPr>
            </w:rPrChange>
          </w:rPr>
          <w:delText xml:space="preserve"> </w:delText>
        </w:r>
      </w:del>
      <w:r w:rsidR="00722A59" w:rsidRPr="00722A59">
        <w:rPr>
          <w:rFonts w:cs="Arial"/>
          <w:color w:val="000000" w:themeColor="text1"/>
          <w:szCs w:val="24"/>
        </w:rPr>
        <w:t>disso, é</w:t>
      </w:r>
      <w:r w:rsidRPr="00722A59">
        <w:rPr>
          <w:rFonts w:cs="Arial"/>
          <w:color w:val="000000" w:themeColor="text1"/>
          <w:szCs w:val="24"/>
        </w:rPr>
        <w:t xml:space="preserve"> </w:t>
      </w:r>
      <w:r w:rsidRPr="00F25AD0">
        <w:rPr>
          <w:rFonts w:cs="Arial"/>
          <w:color w:val="000000" w:themeColor="text1"/>
          <w:szCs w:val="24"/>
        </w:rPr>
        <w:t xml:space="preserve">relevante testar diferentes métodos multivariados, pois cada um apresenta </w:t>
      </w:r>
      <w:r w:rsidRPr="00F25AD0">
        <w:rPr>
          <w:rFonts w:cs="Arial"/>
          <w:color w:val="000000" w:themeColor="text1"/>
          <w:szCs w:val="24"/>
        </w:rPr>
        <w:lastRenderedPageBreak/>
        <w:t xml:space="preserve">um funcionamento especifico para relacionar os dados espectrais com as propriedades do solo, permitindo </w:t>
      </w:r>
      <w:r w:rsidR="000F14C5" w:rsidRPr="00F25AD0">
        <w:rPr>
          <w:rFonts w:cs="Arial"/>
          <w:color w:val="000000" w:themeColor="text1"/>
          <w:szCs w:val="24"/>
        </w:rPr>
        <w:t>assim encontrar</w:t>
      </w:r>
      <w:r w:rsidRPr="00F25AD0">
        <w:rPr>
          <w:rFonts w:cs="Arial"/>
          <w:color w:val="000000" w:themeColor="text1"/>
          <w:szCs w:val="24"/>
        </w:rPr>
        <w:t xml:space="preserve"> o mais adequado e robusto para conjunto de dados espectrais e propriedades do solo</w:t>
      </w:r>
      <w:r w:rsidRPr="00F25AD0">
        <w:rPr>
          <w:rFonts w:cs="Arial"/>
          <w:color w:val="FF0000"/>
          <w:szCs w:val="24"/>
        </w:rPr>
        <w:t xml:space="preserve"> </w:t>
      </w:r>
      <w:r w:rsidRPr="00F25AD0">
        <w:rPr>
          <w:rFonts w:cs="Arial"/>
          <w:color w:val="000000" w:themeColor="text1"/>
          <w:szCs w:val="24"/>
        </w:rPr>
        <w:t>em estudo</w:t>
      </w:r>
      <w:r w:rsidR="00E03AFA">
        <w:rPr>
          <w:rFonts w:cs="Arial"/>
          <w:color w:val="000000" w:themeColor="text1"/>
          <w:szCs w:val="24"/>
        </w:rPr>
        <w:t>.</w:t>
      </w:r>
    </w:p>
    <w:p w14:paraId="6D0DDCE2" w14:textId="730D5DBA" w:rsidR="00E03AFA" w:rsidRDefault="00E03AFA" w:rsidP="00E03AFA">
      <w:pPr>
        <w:rPr>
          <w:rFonts w:cs="Arial"/>
          <w:szCs w:val="24"/>
        </w:rPr>
      </w:pPr>
      <w:r w:rsidRPr="003E389D">
        <w:rPr>
          <w:rFonts w:cs="Arial"/>
          <w:szCs w:val="24"/>
        </w:rPr>
        <w:t xml:space="preserve">Anteriormente a aplicação dos dados espectrais como variáveis </w:t>
      </w:r>
      <w:proofErr w:type="spellStart"/>
      <w:r w:rsidRPr="003E389D">
        <w:rPr>
          <w:rFonts w:cs="Arial"/>
          <w:szCs w:val="24"/>
        </w:rPr>
        <w:t>preditoras</w:t>
      </w:r>
      <w:proofErr w:type="spellEnd"/>
      <w:r w:rsidRPr="003E389D">
        <w:rPr>
          <w:rFonts w:cs="Arial"/>
          <w:szCs w:val="24"/>
        </w:rPr>
        <w:t xml:space="preserve"> nos modelos estatísticos multivariados, estes são submetidos a várias </w:t>
      </w:r>
      <w:r w:rsidR="00755E60">
        <w:rPr>
          <w:rFonts w:cs="Arial"/>
          <w:szCs w:val="24"/>
        </w:rPr>
        <w:t xml:space="preserve">técnicas </w:t>
      </w:r>
      <w:r w:rsidR="00755E60" w:rsidRPr="003E389D">
        <w:rPr>
          <w:rFonts w:cs="Arial"/>
          <w:szCs w:val="24"/>
        </w:rPr>
        <w:t>de</w:t>
      </w:r>
      <w:r w:rsidRPr="003E389D">
        <w:rPr>
          <w:rFonts w:cs="Arial"/>
          <w:szCs w:val="24"/>
        </w:rPr>
        <w:t xml:space="preserve"> pré-processamento espectral. O seu uso é justificado pelo fato de promover a redução d</w:t>
      </w:r>
      <w:r w:rsidR="00CF2526">
        <w:rPr>
          <w:rFonts w:cs="Arial"/>
          <w:szCs w:val="24"/>
        </w:rPr>
        <w:t>a</w:t>
      </w:r>
      <w:r w:rsidRPr="003E389D">
        <w:rPr>
          <w:rFonts w:cs="Arial"/>
          <w:szCs w:val="24"/>
        </w:rPr>
        <w:t xml:space="preserve"> dimensionalidade de dados</w:t>
      </w:r>
      <w:r>
        <w:rPr>
          <w:rFonts w:cs="Arial"/>
          <w:szCs w:val="24"/>
        </w:rPr>
        <w:t xml:space="preserve"> espectrais</w:t>
      </w:r>
      <w:r w:rsidRPr="003E389D">
        <w:rPr>
          <w:rFonts w:cs="Arial"/>
          <w:szCs w:val="24"/>
        </w:rPr>
        <w:t xml:space="preserve">, remoção de ruídos de origens diversas </w:t>
      </w:r>
      <w:r w:rsidR="00B35D3E">
        <w:rPr>
          <w:rFonts w:cs="Arial"/>
          <w:szCs w:val="24"/>
        </w:rPr>
        <w:t>e/</w:t>
      </w:r>
      <w:r w:rsidR="00EA6335">
        <w:rPr>
          <w:rFonts w:cs="Arial"/>
          <w:szCs w:val="24"/>
        </w:rPr>
        <w:t xml:space="preserve">ou </w:t>
      </w:r>
      <w:r w:rsidRPr="003E389D">
        <w:rPr>
          <w:rFonts w:cs="Arial"/>
          <w:szCs w:val="24"/>
        </w:rPr>
        <w:t>realçar feições diagnósticas e, consequentemente, a</w:t>
      </w:r>
      <w:r w:rsidR="000F14C5">
        <w:rPr>
          <w:rFonts w:cs="Arial"/>
          <w:szCs w:val="24"/>
        </w:rPr>
        <w:t>perfeiçoar o modelo preditivo (</w:t>
      </w:r>
      <w:r w:rsidR="00285B05" w:rsidRPr="003E389D">
        <w:rPr>
          <w:rFonts w:cs="Arial"/>
          <w:szCs w:val="24"/>
        </w:rPr>
        <w:t>NAWAR et al., 2016</w:t>
      </w:r>
      <w:r w:rsidR="00285B05">
        <w:rPr>
          <w:rFonts w:cs="Arial"/>
          <w:szCs w:val="24"/>
        </w:rPr>
        <w:t xml:space="preserve">; </w:t>
      </w:r>
      <w:r w:rsidR="000F14C5" w:rsidRPr="003E389D">
        <w:rPr>
          <w:rFonts w:cs="Arial"/>
          <w:szCs w:val="24"/>
        </w:rPr>
        <w:t>DOTTO</w:t>
      </w:r>
      <w:r w:rsidRPr="003E389D">
        <w:rPr>
          <w:rFonts w:cs="Arial"/>
          <w:szCs w:val="24"/>
        </w:rPr>
        <w:t xml:space="preserve"> et al., 2018). De modo geral, as técnicas de pré-processamento mais empregadas são classificadas em duas categorias: métodos de correção de dispersão e derivados espectrais, maiores detalhes podem ser encontrados em </w:t>
      </w:r>
      <w:proofErr w:type="spellStart"/>
      <w:r w:rsidRPr="003E389D">
        <w:rPr>
          <w:rFonts w:cs="Arial"/>
          <w:szCs w:val="24"/>
        </w:rPr>
        <w:t>Rinnan</w:t>
      </w:r>
      <w:proofErr w:type="spellEnd"/>
      <w:r w:rsidRPr="003E389D">
        <w:rPr>
          <w:rFonts w:cs="Arial"/>
          <w:szCs w:val="24"/>
        </w:rPr>
        <w:t xml:space="preserve"> et al</w:t>
      </w:r>
      <w:r w:rsidR="00EA6335" w:rsidRPr="003E389D">
        <w:rPr>
          <w:rFonts w:cs="Arial"/>
          <w:szCs w:val="24"/>
        </w:rPr>
        <w:t>.</w:t>
      </w:r>
      <w:r w:rsidR="00CF2526">
        <w:rPr>
          <w:rFonts w:cs="Arial"/>
          <w:szCs w:val="24"/>
        </w:rPr>
        <w:t>,</w:t>
      </w:r>
      <w:r w:rsidR="00EA6335">
        <w:rPr>
          <w:rFonts w:cs="Arial"/>
          <w:szCs w:val="24"/>
        </w:rPr>
        <w:t xml:space="preserve"> (</w:t>
      </w:r>
      <w:r w:rsidRPr="003E389D">
        <w:rPr>
          <w:rFonts w:cs="Arial"/>
          <w:szCs w:val="24"/>
        </w:rPr>
        <w:t>2009</w:t>
      </w:r>
      <w:r w:rsidR="00EA6335">
        <w:rPr>
          <w:rFonts w:cs="Arial"/>
          <w:szCs w:val="24"/>
        </w:rPr>
        <w:t>)</w:t>
      </w:r>
      <w:r w:rsidRPr="003E389D">
        <w:rPr>
          <w:rFonts w:cs="Arial"/>
          <w:szCs w:val="24"/>
        </w:rPr>
        <w:t xml:space="preserve">. </w:t>
      </w:r>
      <w:r w:rsidR="004239BA">
        <w:rPr>
          <w:rFonts w:cs="Arial"/>
          <w:szCs w:val="24"/>
        </w:rPr>
        <w:t xml:space="preserve">Dentre todas as técnicas de pré-processamento disponíveis, a técnica de </w:t>
      </w:r>
      <w:proofErr w:type="spellStart"/>
      <w:r w:rsidR="004239BA">
        <w:rPr>
          <w:rFonts w:cs="Arial"/>
          <w:szCs w:val="24"/>
        </w:rPr>
        <w:t>Savitzky</w:t>
      </w:r>
      <w:proofErr w:type="spellEnd"/>
      <w:r w:rsidR="004239BA">
        <w:rPr>
          <w:rFonts w:cs="Arial"/>
          <w:szCs w:val="24"/>
        </w:rPr>
        <w:t xml:space="preserve">- </w:t>
      </w:r>
      <w:proofErr w:type="spellStart"/>
      <w:r w:rsidR="004239BA">
        <w:rPr>
          <w:rFonts w:cs="Arial"/>
          <w:szCs w:val="24"/>
        </w:rPr>
        <w:t>Golay</w:t>
      </w:r>
      <w:proofErr w:type="spellEnd"/>
      <w:r w:rsidR="004239BA">
        <w:rPr>
          <w:rFonts w:cs="Arial"/>
          <w:szCs w:val="24"/>
        </w:rPr>
        <w:t xml:space="preserve"> 1ª derivada tem sido demonstrado por aumentar o desempenho de predições de COS</w:t>
      </w:r>
      <w:r w:rsidR="00DD4289">
        <w:rPr>
          <w:rFonts w:cs="Arial"/>
          <w:szCs w:val="24"/>
        </w:rPr>
        <w:t xml:space="preserve"> quando associada aos métodos PLSR (MOURA-BUENO et al., 2019</w:t>
      </w:r>
      <w:r w:rsidR="00B754DE">
        <w:rPr>
          <w:rFonts w:cs="Arial"/>
          <w:szCs w:val="24"/>
        </w:rPr>
        <w:t>, MENDES et al., 2021</w:t>
      </w:r>
      <w:r w:rsidR="00DD4289">
        <w:rPr>
          <w:rFonts w:cs="Arial"/>
          <w:szCs w:val="24"/>
        </w:rPr>
        <w:t>), SVM e RF (DOTTO et al., 2018) e para argila quando combinada ao método RF (SILVA et al., 2019)</w:t>
      </w:r>
      <w:r w:rsidR="00D15672">
        <w:rPr>
          <w:rFonts w:cs="Arial"/>
          <w:szCs w:val="24"/>
        </w:rPr>
        <w:t xml:space="preserve">, PLSR (PINHEIRO et al., 2017) e </w:t>
      </w:r>
      <w:proofErr w:type="spellStart"/>
      <w:r w:rsidR="007838C5">
        <w:rPr>
          <w:rFonts w:cs="Arial"/>
          <w:szCs w:val="24"/>
        </w:rPr>
        <w:t>Cubist</w:t>
      </w:r>
      <w:proofErr w:type="spellEnd"/>
      <w:r w:rsidR="007838C5">
        <w:rPr>
          <w:rFonts w:cs="Arial"/>
          <w:szCs w:val="24"/>
        </w:rPr>
        <w:t xml:space="preserve"> (HAGHI; PÉREZ-FERNÁNDEZ; ROBERSTON, 2021).</w:t>
      </w:r>
    </w:p>
    <w:p w14:paraId="4477E135" w14:textId="45D04D6A" w:rsidR="00EA6335" w:rsidRDefault="00E03AFA" w:rsidP="00C16479">
      <w:pPr>
        <w:rPr>
          <w:ins w:id="191" w:author="Liliane" w:date="2021-04-18T23:22:00Z"/>
          <w:rFonts w:cs="Arial"/>
          <w:color w:val="000000" w:themeColor="text1"/>
          <w:szCs w:val="24"/>
        </w:rPr>
      </w:pPr>
      <w:proofErr w:type="spellStart"/>
      <w:r w:rsidRPr="00C16479">
        <w:rPr>
          <w:rFonts w:cs="Arial"/>
          <w:color w:val="000000" w:themeColor="text1"/>
          <w:szCs w:val="24"/>
          <w:rPrChange w:id="192" w:author="Liliane" w:date="2021-04-18T23:22:00Z">
            <w:rPr>
              <w:rFonts w:cs="Arial"/>
              <w:b/>
              <w:color w:val="000000" w:themeColor="text1"/>
              <w:szCs w:val="24"/>
            </w:rPr>
          </w:rPrChange>
        </w:rPr>
        <w:t>A técnica de ERD mede o valor de reflectância do solo na região do visível (400-700 nm</w:t>
      </w:r>
      <w:proofErr w:type="spellEnd"/>
      <w:r w:rsidR="00B17E13" w:rsidRPr="00C16479">
        <w:rPr>
          <w:rFonts w:cs="Arial"/>
          <w:color w:val="000000" w:themeColor="text1"/>
          <w:szCs w:val="24"/>
          <w:rPrChange w:id="193" w:author="Liliane" w:date="2021-04-18T23:22:00Z">
            <w:rPr>
              <w:rFonts w:cs="Arial"/>
              <w:b/>
              <w:color w:val="000000" w:themeColor="text1"/>
              <w:szCs w:val="24"/>
            </w:rPr>
          </w:rPrChange>
        </w:rPr>
        <w:t>), infravermelho</w:t>
      </w:r>
      <w:r w:rsidRPr="00C16479">
        <w:rPr>
          <w:rFonts w:cs="Arial"/>
          <w:color w:val="000000" w:themeColor="text1"/>
          <w:szCs w:val="24"/>
          <w:rPrChange w:id="194" w:author="Liliane" w:date="2021-04-18T23:22:00Z">
            <w:rPr>
              <w:rFonts w:cs="Arial"/>
              <w:b/>
              <w:color w:val="000000" w:themeColor="text1"/>
              <w:szCs w:val="24"/>
            </w:rPr>
          </w:rPrChange>
        </w:rPr>
        <w:t>-próximo</w:t>
      </w:r>
      <w:proofErr w:type="spellStart"/>
      <w:r w:rsidR="00B17E13" w:rsidRPr="00C16479">
        <w:rPr>
          <w:rFonts w:cs="Arial"/>
          <w:color w:val="000000" w:themeColor="text1"/>
          <w:szCs w:val="24"/>
          <w:rPrChange w:id="195" w:author="Liliane" w:date="2021-04-18T23:22:00Z">
            <w:rPr>
              <w:rFonts w:cs="Arial"/>
              <w:b/>
              <w:color w:val="000000" w:themeColor="text1"/>
              <w:szCs w:val="24"/>
            </w:rPr>
          </w:rPrChange>
        </w:rPr>
        <w:t xml:space="preserve"> (700-1100 nm</w:t>
      </w:r>
      <w:proofErr w:type="spellEnd"/>
      <w:r w:rsidR="00C16479" w:rsidRPr="00C16479">
        <w:rPr>
          <w:rFonts w:cs="Arial"/>
          <w:color w:val="000000" w:themeColor="text1"/>
          <w:szCs w:val="24"/>
          <w:rPrChange w:id="196" w:author="Liliane" w:date="2021-04-18T23:22:00Z">
            <w:rPr>
              <w:rFonts w:cs="Arial"/>
              <w:b/>
              <w:color w:val="000000" w:themeColor="text1"/>
              <w:szCs w:val="24"/>
            </w:rPr>
          </w:rPrChange>
        </w:rPr>
        <w:t>), infravermelho</w:t>
      </w:r>
      <w:r w:rsidR="00B17E13" w:rsidRPr="00C16479">
        <w:rPr>
          <w:rFonts w:cs="Arial"/>
          <w:color w:val="000000" w:themeColor="text1"/>
          <w:szCs w:val="24"/>
          <w:rPrChange w:id="197" w:author="Liliane" w:date="2021-04-18T23:22:00Z">
            <w:rPr>
              <w:rFonts w:cs="Arial"/>
              <w:b/>
              <w:color w:val="000000" w:themeColor="text1"/>
              <w:szCs w:val="24"/>
            </w:rPr>
          </w:rPrChange>
        </w:rPr>
        <w:t xml:space="preserve"> de ondas curtas (1100-2500 nm) e infravermelho médio (2500 – 25000 nm)</w:t>
      </w:r>
      <w:r w:rsidRPr="00C16479">
        <w:rPr>
          <w:rFonts w:cs="Arial"/>
          <w:color w:val="000000" w:themeColor="text1"/>
          <w:szCs w:val="24"/>
          <w:rPrChange w:id="198" w:author="Liliane" w:date="2021-04-18T23:22:00Z">
            <w:rPr>
              <w:rFonts w:cs="Arial"/>
              <w:b/>
              <w:color w:val="000000" w:themeColor="text1"/>
              <w:szCs w:val="24"/>
            </w:rPr>
          </w:rPrChange>
        </w:rPr>
        <w:t xml:space="preserve"> do espectro eletromagnético. As feições de absorção no visível decorrem das excitações eletrônicas das moléculas enquanto no infravermelho próximo resultam </w:t>
      </w:r>
      <w:r w:rsidR="000F14C5" w:rsidRPr="00C16479">
        <w:rPr>
          <w:rFonts w:cs="Arial"/>
          <w:color w:val="000000" w:themeColor="text1"/>
          <w:szCs w:val="24"/>
          <w:rPrChange w:id="199" w:author="Liliane" w:date="2021-04-18T23:22:00Z">
            <w:rPr>
              <w:rFonts w:cs="Arial"/>
              <w:b/>
              <w:color w:val="000000" w:themeColor="text1"/>
              <w:szCs w:val="24"/>
            </w:rPr>
          </w:rPrChange>
        </w:rPr>
        <w:t xml:space="preserve">da combinação de overtones das </w:t>
      </w:r>
      <w:r w:rsidRPr="00C16479">
        <w:rPr>
          <w:rFonts w:cs="Arial"/>
          <w:color w:val="000000" w:themeColor="text1"/>
          <w:szCs w:val="24"/>
          <w:rPrChange w:id="200" w:author="Liliane" w:date="2021-04-18T23:22:00Z">
            <w:rPr>
              <w:rFonts w:cs="Arial"/>
              <w:b/>
              <w:color w:val="000000" w:themeColor="text1"/>
              <w:szCs w:val="24"/>
            </w:rPr>
          </w:rPrChange>
        </w:rPr>
        <w:t>vibrações moleculares fundamentais (ADELINE et al., 2017</w:t>
      </w:r>
      <w:r w:rsidR="00E555FB" w:rsidRPr="00C16479">
        <w:rPr>
          <w:rFonts w:cs="Arial"/>
          <w:color w:val="000000" w:themeColor="text1"/>
          <w:szCs w:val="24"/>
          <w:rPrChange w:id="201" w:author="Liliane" w:date="2021-04-18T23:22:00Z">
            <w:rPr>
              <w:rFonts w:cs="Arial"/>
              <w:b/>
              <w:color w:val="000000" w:themeColor="text1"/>
              <w:szCs w:val="24"/>
            </w:rPr>
          </w:rPrChange>
        </w:rPr>
        <w:t>). Comparativamente</w:t>
      </w:r>
      <w:r w:rsidRPr="00C16479">
        <w:rPr>
          <w:rFonts w:cs="Arial"/>
          <w:color w:val="000000" w:themeColor="text1"/>
          <w:szCs w:val="24"/>
          <w:rPrChange w:id="202" w:author="Liliane" w:date="2021-04-18T23:22:00Z">
            <w:rPr>
              <w:rFonts w:cs="Arial"/>
              <w:b/>
              <w:color w:val="000000" w:themeColor="text1"/>
              <w:szCs w:val="24"/>
            </w:rPr>
          </w:rPrChange>
        </w:rPr>
        <w:t xml:space="preserve"> </w:t>
      </w:r>
      <w:r w:rsidR="00E555FB" w:rsidRPr="00C16479">
        <w:rPr>
          <w:rFonts w:cs="Arial"/>
          <w:color w:val="000000" w:themeColor="text1"/>
          <w:szCs w:val="24"/>
          <w:rPrChange w:id="203" w:author="Liliane" w:date="2021-04-18T23:22:00Z">
            <w:rPr>
              <w:rFonts w:cs="Arial"/>
              <w:b/>
              <w:color w:val="000000" w:themeColor="text1"/>
              <w:szCs w:val="24"/>
            </w:rPr>
          </w:rPrChange>
        </w:rPr>
        <w:t>à região</w:t>
      </w:r>
      <w:r w:rsidRPr="00C16479">
        <w:rPr>
          <w:rFonts w:cs="Arial"/>
          <w:color w:val="000000" w:themeColor="text1"/>
          <w:szCs w:val="24"/>
          <w:rPrChange w:id="204" w:author="Liliane" w:date="2021-04-18T23:22:00Z">
            <w:rPr>
              <w:rFonts w:cs="Arial"/>
              <w:b/>
              <w:color w:val="000000" w:themeColor="text1"/>
              <w:szCs w:val="24"/>
            </w:rPr>
          </w:rPrChange>
        </w:rPr>
        <w:t xml:space="preserve"> do infravermelho médio, os constituintes do solo apresentam ao longo da região do infravermelho próximo uma absorção fraca e ampla, resultando em poucas feições diagn</w:t>
      </w:r>
      <w:r w:rsidR="00AA4D9A">
        <w:rPr>
          <w:rFonts w:cs="Arial"/>
          <w:color w:val="000000" w:themeColor="text1"/>
          <w:szCs w:val="24"/>
        </w:rPr>
        <w:t>ó</w:t>
      </w:r>
      <w:r w:rsidRPr="00C16479">
        <w:rPr>
          <w:rFonts w:cs="Arial"/>
          <w:color w:val="000000" w:themeColor="text1"/>
          <w:szCs w:val="24"/>
          <w:rPrChange w:id="205" w:author="Liliane" w:date="2021-04-18T23:22:00Z">
            <w:rPr>
              <w:rFonts w:cs="Arial"/>
              <w:b/>
              <w:color w:val="000000" w:themeColor="text1"/>
              <w:szCs w:val="24"/>
            </w:rPr>
          </w:rPrChange>
        </w:rPr>
        <w:t>sticas de difícil interpretação (</w:t>
      </w:r>
      <w:r w:rsidR="00926F41" w:rsidRPr="00C16479">
        <w:rPr>
          <w:rFonts w:cs="Arial"/>
          <w:color w:val="000000" w:themeColor="text1"/>
          <w:szCs w:val="24"/>
          <w:rPrChange w:id="206" w:author="Liliane" w:date="2021-04-18T23:22:00Z">
            <w:rPr>
              <w:rFonts w:cs="Arial"/>
              <w:b/>
              <w:color w:val="000000" w:themeColor="text1"/>
              <w:szCs w:val="24"/>
            </w:rPr>
          </w:rPrChange>
        </w:rPr>
        <w:t>STENBERG</w:t>
      </w:r>
      <w:r w:rsidRPr="00C16479">
        <w:rPr>
          <w:rFonts w:cs="Arial"/>
          <w:color w:val="000000" w:themeColor="text1"/>
          <w:szCs w:val="24"/>
          <w:rPrChange w:id="207" w:author="Liliane" w:date="2021-04-18T23:22:00Z">
            <w:rPr>
              <w:rFonts w:cs="Arial"/>
              <w:b/>
              <w:color w:val="000000" w:themeColor="text1"/>
              <w:szCs w:val="24"/>
            </w:rPr>
          </w:rPrChange>
        </w:rPr>
        <w:t xml:space="preserve"> et al., 2010). Entretanto faixas espectrais sobretudo ao longo de 350-2500 nm tem sido </w:t>
      </w:r>
      <w:proofErr w:type="gramStart"/>
      <w:r w:rsidR="000F14C5" w:rsidRPr="00C16479">
        <w:rPr>
          <w:rFonts w:cs="Arial"/>
          <w:color w:val="000000" w:themeColor="text1"/>
          <w:szCs w:val="24"/>
          <w:rPrChange w:id="208" w:author="Liliane" w:date="2021-04-18T23:22:00Z">
            <w:rPr>
              <w:rFonts w:cs="Arial"/>
              <w:b/>
              <w:color w:val="000000" w:themeColor="text1"/>
              <w:szCs w:val="24"/>
            </w:rPr>
          </w:rPrChange>
        </w:rPr>
        <w:t>utilizada</w:t>
      </w:r>
      <w:r w:rsidR="00E555FB" w:rsidRPr="00C16479">
        <w:rPr>
          <w:rFonts w:cs="Arial"/>
          <w:color w:val="000000" w:themeColor="text1"/>
          <w:szCs w:val="24"/>
          <w:rPrChange w:id="209" w:author="Liliane" w:date="2021-04-18T23:22:00Z">
            <w:rPr>
              <w:rFonts w:cs="Arial"/>
              <w:b/>
              <w:color w:val="000000" w:themeColor="text1"/>
              <w:szCs w:val="24"/>
            </w:rPr>
          </w:rPrChange>
        </w:rPr>
        <w:t>s</w:t>
      </w:r>
      <w:proofErr w:type="spellStart"/>
      <w:proofErr w:type="gramEnd"/>
      <w:r w:rsidRPr="00C16479">
        <w:rPr>
          <w:rFonts w:cs="Arial"/>
          <w:color w:val="000000" w:themeColor="text1"/>
          <w:szCs w:val="24"/>
          <w:rPrChange w:id="210" w:author="Liliane" w:date="2021-04-18T23:22:00Z">
            <w:rPr>
              <w:rFonts w:cs="Arial"/>
              <w:b/>
              <w:color w:val="000000" w:themeColor="text1"/>
              <w:szCs w:val="24"/>
            </w:rPr>
          </w:rPrChange>
        </w:rPr>
        <w:t xml:space="preserve"> com sucesso como covariáveis</w:t>
      </w:r>
      <w:proofErr w:type="spellEnd"/>
      <w:r w:rsidR="00926F41" w:rsidRPr="00C16479">
        <w:rPr>
          <w:rFonts w:cs="Arial"/>
          <w:color w:val="000000" w:themeColor="text1"/>
          <w:szCs w:val="24"/>
          <w:rPrChange w:id="211" w:author="Liliane" w:date="2021-04-18T23:22:00Z">
            <w:rPr>
              <w:rFonts w:cs="Arial"/>
              <w:b/>
              <w:color w:val="000000" w:themeColor="text1"/>
              <w:szCs w:val="24"/>
            </w:rPr>
          </w:rPrChange>
        </w:rPr>
        <w:t xml:space="preserve"> de modelos preditivos de COS (</w:t>
      </w:r>
      <w:r w:rsidR="00926F41" w:rsidRPr="00C16479">
        <w:rPr>
          <w:rStyle w:val="title-text"/>
          <w:rFonts w:cs="Arial"/>
          <w:color w:val="000000" w:themeColor="text1"/>
          <w:rPrChange w:id="212" w:author="Liliane" w:date="2021-04-18T23:22:00Z">
            <w:rPr>
              <w:rStyle w:val="title-text"/>
              <w:rFonts w:cs="Arial"/>
              <w:b/>
              <w:color w:val="000000" w:themeColor="text1"/>
            </w:rPr>
          </w:rPrChange>
        </w:rPr>
        <w:t xml:space="preserve">NOCITA et al., 2014; </w:t>
      </w:r>
      <w:r w:rsidR="00926F41" w:rsidRPr="00C16479">
        <w:rPr>
          <w:rFonts w:cs="Arial"/>
          <w:color w:val="000000" w:themeColor="text1"/>
          <w:szCs w:val="24"/>
          <w:rPrChange w:id="213" w:author="Liliane" w:date="2021-04-18T23:22:00Z">
            <w:rPr>
              <w:rFonts w:cs="Arial"/>
              <w:b/>
              <w:color w:val="000000" w:themeColor="text1"/>
              <w:szCs w:val="24"/>
            </w:rPr>
          </w:rPrChange>
        </w:rPr>
        <w:t xml:space="preserve">DOTTO et al., 2018; MOURA-BUENO </w:t>
      </w:r>
      <w:r w:rsidRPr="00C16479">
        <w:rPr>
          <w:rFonts w:cs="Arial"/>
          <w:color w:val="000000" w:themeColor="text1"/>
          <w:szCs w:val="24"/>
          <w:rPrChange w:id="214" w:author="Liliane" w:date="2021-04-18T23:22:00Z">
            <w:rPr>
              <w:rFonts w:cs="Arial"/>
              <w:b/>
              <w:color w:val="000000" w:themeColor="text1"/>
              <w:szCs w:val="24"/>
            </w:rPr>
          </w:rPrChange>
        </w:rPr>
        <w:t>et al., 2019</w:t>
      </w:r>
      <w:r w:rsidR="00926F41" w:rsidRPr="00C16479">
        <w:rPr>
          <w:rStyle w:val="title-text"/>
          <w:rFonts w:cs="Arial"/>
          <w:color w:val="000000" w:themeColor="text1"/>
          <w:rPrChange w:id="215" w:author="Liliane" w:date="2021-04-18T23:22:00Z">
            <w:rPr>
              <w:rStyle w:val="title-text"/>
              <w:rFonts w:cs="Arial"/>
              <w:b/>
              <w:color w:val="000000" w:themeColor="text1"/>
            </w:rPr>
          </w:rPrChange>
        </w:rPr>
        <w:t>;</w:t>
      </w:r>
      <w:r w:rsidRPr="00C16479">
        <w:rPr>
          <w:rStyle w:val="title-text"/>
          <w:rFonts w:cs="Arial"/>
          <w:color w:val="000000" w:themeColor="text1"/>
          <w:rPrChange w:id="216" w:author="Liliane" w:date="2021-04-18T23:22:00Z">
            <w:rPr>
              <w:rStyle w:val="title-text"/>
              <w:rFonts w:cs="Arial"/>
              <w:b/>
              <w:color w:val="000000" w:themeColor="text1"/>
            </w:rPr>
          </w:rPrChange>
        </w:rPr>
        <w:t xml:space="preserve"> </w:t>
      </w:r>
      <w:r w:rsidR="00926F41" w:rsidRPr="00C16479">
        <w:rPr>
          <w:rStyle w:val="title-text"/>
          <w:rFonts w:cs="Arial"/>
          <w:color w:val="000000" w:themeColor="text1"/>
          <w:rPrChange w:id="217" w:author="Liliane" w:date="2021-04-18T23:22:00Z">
            <w:rPr>
              <w:rStyle w:val="title-text"/>
              <w:rFonts w:cs="Arial"/>
              <w:b/>
              <w:color w:val="000000" w:themeColor="text1"/>
            </w:rPr>
          </w:rPrChange>
        </w:rPr>
        <w:t xml:space="preserve">LIU et al., 2019; </w:t>
      </w:r>
      <w:r w:rsidR="008B6FC8" w:rsidRPr="00C16479">
        <w:rPr>
          <w:rStyle w:val="title-text"/>
          <w:rFonts w:cs="Arial"/>
          <w:color w:val="000000" w:themeColor="text1"/>
          <w:rPrChange w:id="218" w:author="Liliane" w:date="2021-04-18T23:22:00Z">
            <w:rPr>
              <w:rStyle w:val="title-text"/>
              <w:rFonts w:cs="Arial"/>
              <w:b/>
              <w:color w:val="000000" w:themeColor="text1"/>
            </w:rPr>
          </w:rPrChange>
        </w:rPr>
        <w:t>ROSIN</w:t>
      </w:r>
      <w:r w:rsidRPr="00C16479">
        <w:rPr>
          <w:rStyle w:val="title-text"/>
          <w:rFonts w:cs="Arial"/>
          <w:color w:val="000000" w:themeColor="text1"/>
          <w:rPrChange w:id="219" w:author="Liliane" w:date="2021-04-18T23:22:00Z">
            <w:rPr>
              <w:rStyle w:val="title-text"/>
              <w:rFonts w:cs="Arial"/>
              <w:b/>
              <w:color w:val="000000" w:themeColor="text1"/>
            </w:rPr>
          </w:rPrChange>
        </w:rPr>
        <w:t xml:space="preserve"> et al., 2021) e argila (</w:t>
      </w:r>
      <w:r w:rsidR="009A1F5C" w:rsidRPr="00C16479">
        <w:rPr>
          <w:rFonts w:cs="Arial"/>
          <w:color w:val="000000" w:themeColor="text1"/>
          <w:szCs w:val="24"/>
          <w:rPrChange w:id="220" w:author="Liliane" w:date="2021-04-18T23:22:00Z">
            <w:rPr>
              <w:rFonts w:cs="Arial"/>
              <w:b/>
              <w:color w:val="000000" w:themeColor="text1"/>
              <w:szCs w:val="24"/>
            </w:rPr>
          </w:rPrChange>
        </w:rPr>
        <w:t xml:space="preserve">CURCIO et al., 2013; </w:t>
      </w:r>
      <w:r w:rsidR="00926F41" w:rsidRPr="00C16479">
        <w:rPr>
          <w:rFonts w:cs="Arial"/>
          <w:color w:val="000000" w:themeColor="text1"/>
          <w:szCs w:val="24"/>
          <w:rPrChange w:id="221" w:author="Liliane" w:date="2021-04-18T23:22:00Z">
            <w:rPr>
              <w:rFonts w:cs="Arial"/>
              <w:b/>
              <w:color w:val="000000" w:themeColor="text1"/>
              <w:szCs w:val="24"/>
            </w:rPr>
          </w:rPrChange>
        </w:rPr>
        <w:t>DOTTO</w:t>
      </w:r>
      <w:r w:rsidRPr="00C16479">
        <w:rPr>
          <w:rFonts w:cs="Arial"/>
          <w:color w:val="000000" w:themeColor="text1"/>
          <w:szCs w:val="24"/>
          <w:rPrChange w:id="222" w:author="Liliane" w:date="2021-04-18T23:22:00Z">
            <w:rPr>
              <w:rFonts w:cs="Arial"/>
              <w:b/>
              <w:color w:val="000000" w:themeColor="text1"/>
              <w:szCs w:val="24"/>
            </w:rPr>
          </w:rPrChange>
        </w:rPr>
        <w:t xml:space="preserve"> et al., 2016;</w:t>
      </w:r>
      <w:r w:rsidR="009A1F5C" w:rsidRPr="00C16479">
        <w:rPr>
          <w:rFonts w:cs="Arial"/>
          <w:color w:val="000000" w:themeColor="text1"/>
          <w:szCs w:val="24"/>
          <w:rPrChange w:id="223" w:author="Liliane" w:date="2021-04-18T23:22:00Z">
            <w:rPr>
              <w:rFonts w:cs="Arial"/>
              <w:b/>
              <w:color w:val="000000" w:themeColor="text1"/>
              <w:szCs w:val="24"/>
            </w:rPr>
          </w:rPrChange>
        </w:rPr>
        <w:t xml:space="preserve"> NAWAR et al., 2016; ADELINE et al., 2017;</w:t>
      </w:r>
      <w:r w:rsidRPr="00C16479">
        <w:rPr>
          <w:rFonts w:cs="Arial"/>
          <w:color w:val="000000" w:themeColor="text1"/>
          <w:szCs w:val="24"/>
          <w:rPrChange w:id="224" w:author="Liliane" w:date="2021-04-18T23:22:00Z">
            <w:rPr>
              <w:rFonts w:cs="Arial"/>
              <w:b/>
              <w:color w:val="000000" w:themeColor="text1"/>
              <w:szCs w:val="24"/>
            </w:rPr>
          </w:rPrChange>
        </w:rPr>
        <w:t xml:space="preserve"> </w:t>
      </w:r>
      <w:r w:rsidR="00926F41" w:rsidRPr="00C16479">
        <w:rPr>
          <w:rFonts w:cs="Arial"/>
          <w:color w:val="000000" w:themeColor="text1"/>
          <w:szCs w:val="24"/>
          <w:rPrChange w:id="225" w:author="Liliane" w:date="2021-04-18T23:22:00Z">
            <w:rPr>
              <w:rFonts w:cs="Arial"/>
              <w:b/>
              <w:color w:val="000000" w:themeColor="text1"/>
              <w:szCs w:val="24"/>
            </w:rPr>
          </w:rPrChange>
        </w:rPr>
        <w:t>SILVA et al., 2019</w:t>
      </w:r>
      <w:r w:rsidRPr="00C16479">
        <w:rPr>
          <w:rFonts w:cs="Arial"/>
          <w:color w:val="000000" w:themeColor="text1"/>
          <w:szCs w:val="24"/>
          <w:rPrChange w:id="226" w:author="Liliane" w:date="2021-04-18T23:22:00Z">
            <w:rPr>
              <w:rFonts w:cs="Arial"/>
              <w:b/>
              <w:color w:val="000000" w:themeColor="text1"/>
              <w:szCs w:val="24"/>
            </w:rPr>
          </w:rPrChange>
        </w:rPr>
        <w:t>).</w:t>
      </w:r>
      <w:r w:rsidR="00343167" w:rsidRPr="00C16479">
        <w:rPr>
          <w:rStyle w:val="Refdecomentrio"/>
        </w:rPr>
        <w:commentReference w:id="227"/>
      </w:r>
    </w:p>
    <w:p w14:paraId="63AE1E73" w14:textId="77777777" w:rsidR="00C16479" w:rsidRPr="00C16479" w:rsidRDefault="00C16479" w:rsidP="00C16479">
      <w:pPr>
        <w:rPr>
          <w:rFonts w:cs="Arial"/>
        </w:rPr>
      </w:pPr>
    </w:p>
    <w:p w14:paraId="237F44A7" w14:textId="219D31F4" w:rsidR="007D7AC2" w:rsidRDefault="007D7AC2" w:rsidP="00C16479">
      <w:pPr>
        <w:ind w:firstLine="0"/>
        <w:rPr>
          <w:rFonts w:cs="Arial"/>
        </w:rPr>
      </w:pPr>
      <w:r>
        <w:rPr>
          <w:rFonts w:cs="Arial"/>
        </w:rPr>
        <w:t>2.5 INDÍCES ESPECTRAIS</w:t>
      </w:r>
    </w:p>
    <w:p w14:paraId="7C4F1956" w14:textId="77777777" w:rsidR="00EA6335" w:rsidRPr="00EA6335" w:rsidRDefault="00EA6335">
      <w:pPr>
        <w:rPr>
          <w:b/>
          <w:rPrChange w:id="228" w:author="Taciara Zborowski Horst" w:date="2021-03-30T18:32:00Z">
            <w:rPr>
              <w:rFonts w:cs="Arial"/>
              <w:b w:val="0"/>
              <w:color w:val="000000" w:themeColor="text1"/>
              <w:szCs w:val="24"/>
              <w:lang w:val="pt-BR"/>
            </w:rPr>
          </w:rPrChange>
        </w:rPr>
        <w:pPrChange w:id="229" w:author="Taciara Zborowski Horst" w:date="2021-03-30T18:32:00Z">
          <w:pPr>
            <w:pStyle w:val="Ttulo1"/>
            <w:ind w:firstLine="709"/>
          </w:pPr>
        </w:pPrChange>
      </w:pPr>
    </w:p>
    <w:p w14:paraId="72793724" w14:textId="0AB47247" w:rsidR="00EA6335" w:rsidRDefault="00EE2900" w:rsidP="00C16479">
      <w:pPr>
        <w:rPr>
          <w:ins w:id="230" w:author="Taciara Zborowski Horst" w:date="2021-03-30T18:33:00Z"/>
          <w:rFonts w:cs="Arial"/>
          <w:color w:val="000000" w:themeColor="text1"/>
          <w:szCs w:val="24"/>
        </w:rPr>
      </w:pPr>
      <w:r w:rsidRPr="00CA7220">
        <w:rPr>
          <w:rFonts w:cs="Arial"/>
          <w:color w:val="000000" w:themeColor="text1"/>
          <w:szCs w:val="24"/>
        </w:rPr>
        <w:lastRenderedPageBreak/>
        <w:t>As faixas do espectro eletromagnético mais correlacionadas com atributos do solo podem ser realçadas por transformações, dando origem a índices espectrais que podem ser criados com base em bandas de satélites (JIN et al., 2017)</w:t>
      </w:r>
      <w:r w:rsidR="00755E60">
        <w:rPr>
          <w:rFonts w:cs="Arial"/>
          <w:color w:val="000000" w:themeColor="text1"/>
          <w:szCs w:val="24"/>
        </w:rPr>
        <w:t xml:space="preserve"> e</w:t>
      </w:r>
      <w:ins w:id="231" w:author="Liliane" w:date="2021-04-15T16:41:00Z">
        <w:r w:rsidR="007C128C">
          <w:rPr>
            <w:rFonts w:cs="Arial"/>
            <w:color w:val="000000" w:themeColor="text1"/>
            <w:szCs w:val="24"/>
          </w:rPr>
          <w:t xml:space="preserve"> </w:t>
        </w:r>
      </w:ins>
      <w:r w:rsidR="0058603A">
        <w:rPr>
          <w:rFonts w:cs="Arial"/>
          <w:color w:val="000000" w:themeColor="text1"/>
          <w:szCs w:val="24"/>
        </w:rPr>
        <w:t>posteriormente empregados</w:t>
      </w:r>
      <w:r w:rsidR="00755E60">
        <w:rPr>
          <w:rFonts w:cs="Arial"/>
          <w:color w:val="000000" w:themeColor="text1"/>
          <w:szCs w:val="24"/>
        </w:rPr>
        <w:t xml:space="preserve"> como </w:t>
      </w:r>
      <w:r w:rsidR="007C128C">
        <w:rPr>
          <w:rFonts w:cs="Arial"/>
          <w:color w:val="000000" w:themeColor="text1"/>
          <w:szCs w:val="24"/>
        </w:rPr>
        <w:t xml:space="preserve">potenciais </w:t>
      </w:r>
      <w:proofErr w:type="spellStart"/>
      <w:r w:rsidR="007C128C">
        <w:rPr>
          <w:rFonts w:cs="Arial"/>
          <w:color w:val="000000" w:themeColor="text1"/>
          <w:szCs w:val="24"/>
        </w:rPr>
        <w:t>covariáveis</w:t>
      </w:r>
      <w:proofErr w:type="spellEnd"/>
      <w:r w:rsidR="007C128C">
        <w:rPr>
          <w:rFonts w:cs="Arial"/>
          <w:color w:val="000000" w:themeColor="text1"/>
          <w:szCs w:val="24"/>
        </w:rPr>
        <w:t xml:space="preserve"> </w:t>
      </w:r>
      <w:proofErr w:type="spellStart"/>
      <w:r w:rsidR="007C128C">
        <w:rPr>
          <w:rFonts w:cs="Arial"/>
          <w:color w:val="000000" w:themeColor="text1"/>
          <w:szCs w:val="24"/>
        </w:rPr>
        <w:t>preditoras</w:t>
      </w:r>
      <w:proofErr w:type="spellEnd"/>
      <w:r w:rsidR="0058603A">
        <w:rPr>
          <w:rFonts w:cs="Arial"/>
          <w:color w:val="000000" w:themeColor="text1"/>
          <w:szCs w:val="24"/>
        </w:rPr>
        <w:t xml:space="preserve"> de argila e </w:t>
      </w:r>
      <w:proofErr w:type="gramStart"/>
      <w:r w:rsidR="0058603A">
        <w:rPr>
          <w:rFonts w:cs="Arial"/>
          <w:color w:val="000000" w:themeColor="text1"/>
          <w:szCs w:val="24"/>
        </w:rPr>
        <w:t>COS.</w:t>
      </w:r>
      <w:r w:rsidR="007C128C">
        <w:rPr>
          <w:rFonts w:cs="Arial"/>
          <w:color w:val="000000" w:themeColor="text1"/>
          <w:szCs w:val="24"/>
        </w:rPr>
        <w:t>.</w:t>
      </w:r>
      <w:proofErr w:type="gramEnd"/>
      <w:r w:rsidR="007C128C">
        <w:rPr>
          <w:rFonts w:cs="Arial"/>
          <w:color w:val="000000" w:themeColor="text1"/>
          <w:szCs w:val="24"/>
        </w:rPr>
        <w:t xml:space="preserve"> </w:t>
      </w:r>
      <w:r w:rsidRPr="00CA7220">
        <w:rPr>
          <w:rFonts w:cs="Arial"/>
          <w:color w:val="000000" w:themeColor="text1"/>
          <w:szCs w:val="24"/>
        </w:rPr>
        <w:t>Os índices espectrais são m</w:t>
      </w:r>
      <w:r>
        <w:rPr>
          <w:rFonts w:cs="Arial"/>
          <w:color w:val="000000" w:themeColor="text1"/>
          <w:szCs w:val="24"/>
        </w:rPr>
        <w:t xml:space="preserve">edidas adimensionais de </w:t>
      </w:r>
      <w:proofErr w:type="spellStart"/>
      <w:r>
        <w:rPr>
          <w:rFonts w:cs="Arial"/>
          <w:color w:val="000000" w:themeColor="text1"/>
          <w:szCs w:val="24"/>
        </w:rPr>
        <w:t>reflectâ</w:t>
      </w:r>
      <w:r w:rsidRPr="00CA7220">
        <w:rPr>
          <w:rFonts w:cs="Arial"/>
          <w:color w:val="000000" w:themeColor="text1"/>
          <w:szCs w:val="24"/>
        </w:rPr>
        <w:t>ncia</w:t>
      </w:r>
      <w:proofErr w:type="spellEnd"/>
      <w:r w:rsidRPr="00CA7220">
        <w:rPr>
          <w:rFonts w:cs="Arial"/>
          <w:color w:val="000000" w:themeColor="text1"/>
          <w:szCs w:val="24"/>
        </w:rPr>
        <w:t xml:space="preserve"> espectral obtida por operações algébricas, como razão, diferença ou diferença normalizada (JACKSON; HUETE 1991</w:t>
      </w:r>
      <w:r w:rsidRPr="00CA7220">
        <w:rPr>
          <w:rStyle w:val="title-text"/>
          <w:rFonts w:cs="Arial"/>
          <w:color w:val="000000" w:themeColor="text1"/>
        </w:rPr>
        <w:t>)</w:t>
      </w:r>
      <w:r>
        <w:rPr>
          <w:rStyle w:val="title-text"/>
          <w:rFonts w:cs="Arial"/>
          <w:color w:val="000000" w:themeColor="text1"/>
        </w:rPr>
        <w:t xml:space="preserve">. </w:t>
      </w:r>
      <w:r>
        <w:rPr>
          <w:rFonts w:cs="Arial"/>
          <w:color w:val="000000" w:themeColor="text1"/>
          <w:szCs w:val="24"/>
        </w:rPr>
        <w:t xml:space="preserve">As bandas espectrais presentes nos sensores a bordo de satélites </w:t>
      </w:r>
      <w:r w:rsidR="007D7AC2">
        <w:rPr>
          <w:rFonts w:cs="Arial"/>
          <w:color w:val="000000" w:themeColor="text1"/>
          <w:szCs w:val="24"/>
        </w:rPr>
        <w:t xml:space="preserve">ou </w:t>
      </w:r>
      <w:r w:rsidR="00B17E13">
        <w:rPr>
          <w:rFonts w:cs="Arial"/>
          <w:color w:val="000000" w:themeColor="text1"/>
          <w:szCs w:val="24"/>
        </w:rPr>
        <w:t xml:space="preserve">em </w:t>
      </w:r>
      <w:proofErr w:type="spellStart"/>
      <w:r w:rsidR="004B4534">
        <w:rPr>
          <w:rFonts w:cs="Arial"/>
          <w:color w:val="000000" w:themeColor="text1"/>
          <w:szCs w:val="24"/>
        </w:rPr>
        <w:t>espectroradiômetros</w:t>
      </w:r>
      <w:proofErr w:type="spellEnd"/>
      <w:r w:rsidR="004B4534">
        <w:rPr>
          <w:rFonts w:cs="Arial"/>
          <w:color w:val="000000" w:themeColor="text1"/>
          <w:szCs w:val="24"/>
        </w:rPr>
        <w:t xml:space="preserve"> </w:t>
      </w:r>
      <w:r w:rsidR="004B4534" w:rsidRPr="00CA7220">
        <w:rPr>
          <w:rFonts w:cs="Arial"/>
          <w:color w:val="000000" w:themeColor="text1"/>
          <w:szCs w:val="24"/>
        </w:rPr>
        <w:t>referem</w:t>
      </w:r>
      <w:r w:rsidRPr="00CA7220">
        <w:rPr>
          <w:rFonts w:cs="Arial"/>
          <w:color w:val="000000" w:themeColor="text1"/>
          <w:szCs w:val="24"/>
        </w:rPr>
        <w:t>-se a intervalos específicos do espectro eletromagnético com larguras es</w:t>
      </w:r>
      <w:r>
        <w:rPr>
          <w:rFonts w:cs="Arial"/>
          <w:color w:val="000000" w:themeColor="text1"/>
          <w:szCs w:val="24"/>
        </w:rPr>
        <w:t>treitas de comprimentos de onda</w:t>
      </w:r>
      <w:r w:rsidRPr="00CA7220">
        <w:rPr>
          <w:rFonts w:cs="Arial"/>
          <w:color w:val="000000" w:themeColor="text1"/>
          <w:szCs w:val="24"/>
        </w:rPr>
        <w:t xml:space="preserve">. Geralmente, o nome da banda espectral refere-se a região do espectro onde ela está situada, como verde, azul, infravermelho próximo </w:t>
      </w:r>
      <w:r w:rsidR="00E555FB" w:rsidRPr="00CA7220">
        <w:rPr>
          <w:rFonts w:cs="Arial"/>
          <w:color w:val="000000" w:themeColor="text1"/>
          <w:szCs w:val="24"/>
        </w:rPr>
        <w:t>e infravermelho</w:t>
      </w:r>
      <w:r w:rsidRPr="00CA7220">
        <w:rPr>
          <w:rFonts w:cs="Arial"/>
          <w:color w:val="000000" w:themeColor="text1"/>
          <w:szCs w:val="24"/>
        </w:rPr>
        <w:t xml:space="preserve"> termal. </w:t>
      </w:r>
    </w:p>
    <w:p w14:paraId="279B1372" w14:textId="4E6346EE" w:rsidR="00EE2900" w:rsidRDefault="00EE2900" w:rsidP="00EE2900">
      <w:pPr>
        <w:rPr>
          <w:rFonts w:cs="Arial"/>
          <w:color w:val="000000" w:themeColor="text1"/>
          <w:szCs w:val="24"/>
        </w:rPr>
      </w:pPr>
      <w:del w:id="232" w:author="Taciara Zborowski Horst" w:date="2021-03-30T18:33:00Z">
        <w:r w:rsidRPr="00CA7220" w:rsidDel="00EA6335">
          <w:rPr>
            <w:rFonts w:cs="Arial"/>
            <w:color w:val="000000" w:themeColor="text1"/>
            <w:szCs w:val="24"/>
          </w:rPr>
          <w:delText xml:space="preserve"> </w:delText>
        </w:r>
      </w:del>
      <w:r w:rsidRPr="00CA7220">
        <w:rPr>
          <w:rFonts w:cs="Arial"/>
          <w:color w:val="000000" w:themeColor="text1"/>
          <w:szCs w:val="24"/>
        </w:rPr>
        <w:t xml:space="preserve">As bandas comumente empregadas nos satélites são compatíveis com as principais feições diagnósticas ou bandas de absorção dos constituintes do solo, nesse caso argila e COS. As bandas 5 (1550 – 1750 </w:t>
      </w:r>
      <w:proofErr w:type="spellStart"/>
      <w:r w:rsidRPr="00CA7220">
        <w:rPr>
          <w:rFonts w:cs="Arial"/>
          <w:color w:val="000000" w:themeColor="text1"/>
          <w:szCs w:val="24"/>
        </w:rPr>
        <w:t>nm</w:t>
      </w:r>
      <w:proofErr w:type="spellEnd"/>
      <w:r w:rsidRPr="00CA7220">
        <w:rPr>
          <w:rFonts w:cs="Arial"/>
          <w:color w:val="000000" w:themeColor="text1"/>
          <w:szCs w:val="24"/>
        </w:rPr>
        <w:t xml:space="preserve">) e 7 (2080 – 2350 </w:t>
      </w:r>
      <w:proofErr w:type="spellStart"/>
      <w:r w:rsidRPr="00CA7220">
        <w:rPr>
          <w:rFonts w:cs="Arial"/>
          <w:color w:val="000000" w:themeColor="text1"/>
          <w:szCs w:val="24"/>
        </w:rPr>
        <w:t>nm</w:t>
      </w:r>
      <w:proofErr w:type="spellEnd"/>
      <w:r w:rsidRPr="00CA7220">
        <w:rPr>
          <w:rFonts w:cs="Arial"/>
          <w:color w:val="000000" w:themeColor="text1"/>
          <w:szCs w:val="24"/>
        </w:rPr>
        <w:t xml:space="preserve">) do </w:t>
      </w:r>
      <w:proofErr w:type="spellStart"/>
      <w:r w:rsidRPr="00CA7220">
        <w:rPr>
          <w:rFonts w:cs="Arial"/>
          <w:color w:val="000000" w:themeColor="text1"/>
          <w:szCs w:val="24"/>
        </w:rPr>
        <w:t>Landsat</w:t>
      </w:r>
      <w:proofErr w:type="spellEnd"/>
      <w:r w:rsidRPr="00CA7220">
        <w:rPr>
          <w:rFonts w:cs="Arial"/>
          <w:color w:val="000000" w:themeColor="text1"/>
          <w:szCs w:val="24"/>
        </w:rPr>
        <w:t xml:space="preserve"> 7 e banda 7 (773 – 783 </w:t>
      </w:r>
      <w:proofErr w:type="spellStart"/>
      <w:r w:rsidRPr="00CA7220">
        <w:rPr>
          <w:rFonts w:cs="Arial"/>
          <w:color w:val="000000" w:themeColor="text1"/>
          <w:szCs w:val="24"/>
        </w:rPr>
        <w:t>nm</w:t>
      </w:r>
      <w:proofErr w:type="spellEnd"/>
      <w:r w:rsidRPr="00CA7220">
        <w:rPr>
          <w:rFonts w:cs="Arial"/>
          <w:color w:val="000000" w:themeColor="text1"/>
          <w:szCs w:val="24"/>
        </w:rPr>
        <w:t xml:space="preserve">) do Sentinel-2  são </w:t>
      </w:r>
      <w:proofErr w:type="spellStart"/>
      <w:r w:rsidRPr="00CA7220">
        <w:rPr>
          <w:rFonts w:cs="Arial"/>
          <w:color w:val="000000" w:themeColor="text1"/>
          <w:szCs w:val="24"/>
        </w:rPr>
        <w:t>covariávies</w:t>
      </w:r>
      <w:proofErr w:type="spellEnd"/>
      <w:r w:rsidRPr="00CA7220">
        <w:rPr>
          <w:rFonts w:cs="Arial"/>
          <w:color w:val="000000" w:themeColor="text1"/>
          <w:szCs w:val="24"/>
        </w:rPr>
        <w:t xml:space="preserve"> altamente úteis para a quantificação de argila (DEMATTÊ et al., 2018</w:t>
      </w:r>
      <w:r>
        <w:rPr>
          <w:rFonts w:cs="Arial"/>
          <w:color w:val="000000" w:themeColor="text1"/>
          <w:szCs w:val="24"/>
        </w:rPr>
        <w:t xml:space="preserve">; </w:t>
      </w:r>
      <w:r w:rsidRPr="00EE2900">
        <w:rPr>
          <w:rFonts w:cs="Arial"/>
          <w:color w:val="000000" w:themeColor="text1"/>
          <w:szCs w:val="24"/>
        </w:rPr>
        <w:t>GHOLIZADEH</w:t>
      </w:r>
      <w:r w:rsidRPr="00CA7220">
        <w:rPr>
          <w:rFonts w:cs="Arial"/>
          <w:color w:val="000000" w:themeColor="text1"/>
          <w:szCs w:val="24"/>
        </w:rPr>
        <w:t xml:space="preserve"> et al., 2018), pois estão próximas as bandas diagnósticas da hematita (~880 </w:t>
      </w:r>
      <w:proofErr w:type="spellStart"/>
      <w:r w:rsidRPr="00CA7220">
        <w:rPr>
          <w:rFonts w:cs="Arial"/>
          <w:color w:val="000000" w:themeColor="text1"/>
          <w:szCs w:val="24"/>
        </w:rPr>
        <w:t>nm</w:t>
      </w:r>
      <w:proofErr w:type="spellEnd"/>
      <w:r w:rsidRPr="00CA7220">
        <w:rPr>
          <w:rFonts w:cs="Arial"/>
          <w:color w:val="000000" w:themeColor="text1"/>
          <w:szCs w:val="24"/>
        </w:rPr>
        <w:t xml:space="preserve">), </w:t>
      </w:r>
      <w:proofErr w:type="spellStart"/>
      <w:r w:rsidRPr="00CA7220">
        <w:rPr>
          <w:rFonts w:cs="Arial"/>
          <w:color w:val="000000" w:themeColor="text1"/>
          <w:szCs w:val="24"/>
        </w:rPr>
        <w:t>goetita</w:t>
      </w:r>
      <w:proofErr w:type="spellEnd"/>
      <w:r w:rsidRPr="00CA7220">
        <w:rPr>
          <w:rFonts w:cs="Arial"/>
          <w:color w:val="000000" w:themeColor="text1"/>
          <w:szCs w:val="24"/>
        </w:rPr>
        <w:t xml:space="preserve"> (~920 </w:t>
      </w:r>
      <w:proofErr w:type="spellStart"/>
      <w:r w:rsidRPr="00CA7220">
        <w:rPr>
          <w:rFonts w:cs="Arial"/>
          <w:color w:val="000000" w:themeColor="text1"/>
          <w:szCs w:val="24"/>
        </w:rPr>
        <w:t>nm</w:t>
      </w:r>
      <w:proofErr w:type="spellEnd"/>
      <w:r w:rsidRPr="00CA7220">
        <w:rPr>
          <w:rFonts w:cs="Arial"/>
          <w:color w:val="000000" w:themeColor="text1"/>
          <w:szCs w:val="24"/>
        </w:rPr>
        <w:t xml:space="preserve">) ,  </w:t>
      </w:r>
      <w:proofErr w:type="spellStart"/>
      <w:r w:rsidRPr="00CA7220">
        <w:rPr>
          <w:rFonts w:cs="Arial"/>
          <w:color w:val="000000" w:themeColor="text1"/>
          <w:szCs w:val="24"/>
        </w:rPr>
        <w:t>overtones</w:t>
      </w:r>
      <w:proofErr w:type="spellEnd"/>
      <w:r w:rsidRPr="00CA7220">
        <w:rPr>
          <w:rFonts w:cs="Arial"/>
          <w:color w:val="000000" w:themeColor="text1"/>
          <w:szCs w:val="24"/>
        </w:rPr>
        <w:t xml:space="preserve"> do grupo O-H (~1400 </w:t>
      </w:r>
      <w:proofErr w:type="spellStart"/>
      <w:r w:rsidRPr="00CA7220">
        <w:rPr>
          <w:rFonts w:cs="Arial"/>
          <w:color w:val="000000" w:themeColor="text1"/>
          <w:szCs w:val="24"/>
        </w:rPr>
        <w:t>nm</w:t>
      </w:r>
      <w:proofErr w:type="spellEnd"/>
      <w:r w:rsidRPr="00CA7220">
        <w:rPr>
          <w:rFonts w:cs="Arial"/>
          <w:color w:val="000000" w:themeColor="text1"/>
          <w:szCs w:val="24"/>
        </w:rPr>
        <w:t xml:space="preserve">), </w:t>
      </w:r>
      <w:proofErr w:type="spellStart"/>
      <w:r w:rsidRPr="00CA7220">
        <w:rPr>
          <w:rFonts w:cs="Arial"/>
          <w:color w:val="000000" w:themeColor="text1"/>
          <w:szCs w:val="24"/>
        </w:rPr>
        <w:t>overtones</w:t>
      </w:r>
      <w:proofErr w:type="spellEnd"/>
      <w:r w:rsidRPr="00CA7220">
        <w:rPr>
          <w:rFonts w:cs="Arial"/>
          <w:color w:val="000000" w:themeColor="text1"/>
          <w:szCs w:val="24"/>
        </w:rPr>
        <w:t xml:space="preserve"> da molécula da água (~1900 </w:t>
      </w:r>
      <w:proofErr w:type="spellStart"/>
      <w:r w:rsidRPr="00CA7220">
        <w:rPr>
          <w:rFonts w:cs="Arial"/>
          <w:color w:val="000000" w:themeColor="text1"/>
          <w:szCs w:val="24"/>
        </w:rPr>
        <w:t>nm</w:t>
      </w:r>
      <w:proofErr w:type="spellEnd"/>
      <w:r w:rsidRPr="00CA7220">
        <w:rPr>
          <w:rFonts w:cs="Arial"/>
          <w:color w:val="000000" w:themeColor="text1"/>
          <w:szCs w:val="24"/>
        </w:rPr>
        <w:t xml:space="preserve">) e combinação de tons de </w:t>
      </w:r>
      <w:proofErr w:type="spellStart"/>
      <w:r w:rsidRPr="00CA7220">
        <w:rPr>
          <w:rFonts w:cs="Arial"/>
          <w:color w:val="000000" w:themeColor="text1"/>
          <w:szCs w:val="24"/>
        </w:rPr>
        <w:t>Al-OH</w:t>
      </w:r>
      <w:proofErr w:type="spellEnd"/>
      <w:r w:rsidRPr="00CA7220">
        <w:rPr>
          <w:rFonts w:cs="Arial"/>
          <w:color w:val="000000" w:themeColor="text1"/>
          <w:szCs w:val="24"/>
        </w:rPr>
        <w:t xml:space="preserve"> em 2200 </w:t>
      </w:r>
      <w:proofErr w:type="spellStart"/>
      <w:r w:rsidRPr="00CA7220">
        <w:rPr>
          <w:rFonts w:cs="Arial"/>
          <w:color w:val="000000" w:themeColor="text1"/>
          <w:szCs w:val="24"/>
        </w:rPr>
        <w:t>nm</w:t>
      </w:r>
      <w:proofErr w:type="spellEnd"/>
      <w:r w:rsidRPr="00CA7220">
        <w:rPr>
          <w:rFonts w:cs="Arial"/>
          <w:color w:val="000000" w:themeColor="text1"/>
          <w:szCs w:val="24"/>
        </w:rPr>
        <w:t xml:space="preserve"> (FANG et al., 2018). O teor de COS é </w:t>
      </w:r>
      <w:proofErr w:type="spellStart"/>
      <w:r>
        <w:rPr>
          <w:rFonts w:cs="Arial"/>
          <w:color w:val="000000" w:themeColor="text1"/>
          <w:szCs w:val="24"/>
        </w:rPr>
        <w:t>espectral</w:t>
      </w:r>
      <w:r w:rsidRPr="00CA7220">
        <w:rPr>
          <w:rFonts w:cs="Arial"/>
          <w:color w:val="000000" w:themeColor="text1"/>
          <w:szCs w:val="24"/>
        </w:rPr>
        <w:t>mente</w:t>
      </w:r>
      <w:proofErr w:type="spellEnd"/>
      <w:r w:rsidRPr="00CA7220">
        <w:rPr>
          <w:rFonts w:cs="Arial"/>
          <w:color w:val="000000" w:themeColor="text1"/>
          <w:szCs w:val="24"/>
        </w:rPr>
        <w:t xml:space="preserve"> sensível nas bandas do visível (B4 E B5), infravermelho próximo (B8a) e infravermelho de ondas curtas (B11 e B12) do satélite Sentinel-2, podendo ser predito a part</w:t>
      </w:r>
      <w:r>
        <w:rPr>
          <w:rFonts w:cs="Arial"/>
          <w:color w:val="000000" w:themeColor="text1"/>
          <w:szCs w:val="24"/>
        </w:rPr>
        <w:t>ir delas com acurácia aceitável</w:t>
      </w:r>
      <w:r w:rsidRPr="00CA7220">
        <w:rPr>
          <w:rFonts w:cs="Arial"/>
          <w:color w:val="000000" w:themeColor="text1"/>
          <w:szCs w:val="24"/>
        </w:rPr>
        <w:t xml:space="preserve"> </w:t>
      </w:r>
      <w:r w:rsidRPr="00EE2900">
        <w:rPr>
          <w:rFonts w:cs="Arial"/>
          <w:color w:val="000000" w:themeColor="text1"/>
          <w:szCs w:val="24"/>
        </w:rPr>
        <w:t>(GHOLIZADEH</w:t>
      </w:r>
      <w:r>
        <w:rPr>
          <w:rFonts w:cs="Arial"/>
          <w:color w:val="000000" w:themeColor="text1"/>
          <w:szCs w:val="24"/>
        </w:rPr>
        <w:t xml:space="preserve"> et al., 2018; VANDOUR</w:t>
      </w:r>
      <w:r w:rsidRPr="00EE2900">
        <w:rPr>
          <w:rFonts w:cs="Arial"/>
          <w:color w:val="000000" w:themeColor="text1"/>
          <w:szCs w:val="24"/>
        </w:rPr>
        <w:t xml:space="preserve"> et al., 2019). </w:t>
      </w:r>
      <w:r w:rsidRPr="00CA7220">
        <w:rPr>
          <w:rFonts w:cs="Arial"/>
          <w:color w:val="000000" w:themeColor="text1"/>
          <w:szCs w:val="24"/>
        </w:rPr>
        <w:t xml:space="preserve">A bandas de absorção da MOS no visível são amplas e ocorrem em virtude dos cromóforos e coloração escura do solo, enquanto no infravermelho próximo e de ondas curtas resultam de </w:t>
      </w:r>
      <w:proofErr w:type="spellStart"/>
      <w:r w:rsidRPr="00CA7220">
        <w:rPr>
          <w:rFonts w:cs="Arial"/>
          <w:color w:val="000000" w:themeColor="text1"/>
          <w:szCs w:val="24"/>
        </w:rPr>
        <w:t>overtones</w:t>
      </w:r>
      <w:proofErr w:type="spellEnd"/>
      <w:r w:rsidRPr="00CA7220">
        <w:rPr>
          <w:rFonts w:cs="Arial"/>
          <w:color w:val="000000" w:themeColor="text1"/>
          <w:szCs w:val="24"/>
        </w:rPr>
        <w:t xml:space="preserve"> e combinação de bandas dos grupos C-H, O-H, N-H, C-O, C=O (</w:t>
      </w:r>
      <w:r w:rsidR="0020348D" w:rsidRPr="00CA7220">
        <w:rPr>
          <w:rFonts w:cs="Arial"/>
          <w:color w:val="000000" w:themeColor="text1"/>
          <w:szCs w:val="24"/>
        </w:rPr>
        <w:t>STENBERG</w:t>
      </w:r>
      <w:r w:rsidRPr="00CA7220">
        <w:rPr>
          <w:rFonts w:cs="Arial"/>
          <w:color w:val="000000" w:themeColor="text1"/>
          <w:szCs w:val="24"/>
        </w:rPr>
        <w:t xml:space="preserve"> et al 2010, VISCARRA </w:t>
      </w:r>
      <w:r w:rsidR="00E555FB" w:rsidRPr="00CA7220">
        <w:rPr>
          <w:rFonts w:cs="Arial"/>
          <w:color w:val="000000" w:themeColor="text1"/>
          <w:szCs w:val="24"/>
        </w:rPr>
        <w:t>ROSSEL; BEHRENS</w:t>
      </w:r>
      <w:r w:rsidRPr="00CA7220">
        <w:rPr>
          <w:rFonts w:cs="Arial"/>
          <w:color w:val="000000" w:themeColor="text1"/>
          <w:szCs w:val="24"/>
        </w:rPr>
        <w:t xml:space="preserve"> 2010</w:t>
      </w:r>
      <w:r w:rsidR="0020348D">
        <w:rPr>
          <w:rFonts w:cs="Arial"/>
          <w:color w:val="000000" w:themeColor="text1"/>
          <w:szCs w:val="24"/>
        </w:rPr>
        <w:t xml:space="preserve">; DICK; SANTOS; FERRANTI, </w:t>
      </w:r>
      <w:r w:rsidRPr="00CA7220">
        <w:rPr>
          <w:rFonts w:cs="Arial"/>
          <w:color w:val="000000" w:themeColor="text1"/>
          <w:szCs w:val="24"/>
        </w:rPr>
        <w:t>2003).</w:t>
      </w:r>
    </w:p>
    <w:p w14:paraId="4160CCB8" w14:textId="55390C3D" w:rsidR="0020348D" w:rsidRPr="0089577F" w:rsidRDefault="0020348D" w:rsidP="00C16479">
      <w:pPr>
        <w:pStyle w:val="Ttulo1"/>
        <w:ind w:firstLine="360"/>
        <w:rPr>
          <w:rFonts w:cs="Arial"/>
          <w:b w:val="0"/>
          <w:color w:val="000000" w:themeColor="text1"/>
          <w:szCs w:val="24"/>
          <w:lang w:val="pt-BR"/>
        </w:rPr>
      </w:pPr>
      <w:r w:rsidRPr="0020348D">
        <w:rPr>
          <w:rFonts w:cs="Arial"/>
          <w:b w:val="0"/>
          <w:color w:val="000000" w:themeColor="text1"/>
          <w:szCs w:val="24"/>
          <w:lang w:val="pt-BR"/>
        </w:rPr>
        <w:lastRenderedPageBreak/>
        <w:t xml:space="preserve">Diversos estudos buscaram desenvolver e avaliar índices espectrais para predizer os teores de COS e </w:t>
      </w:r>
      <w:r w:rsidR="00E555FB" w:rsidRPr="0020348D">
        <w:rPr>
          <w:rFonts w:cs="Arial"/>
          <w:b w:val="0"/>
          <w:color w:val="000000" w:themeColor="text1"/>
          <w:szCs w:val="24"/>
          <w:lang w:val="pt-BR"/>
        </w:rPr>
        <w:t>argila (</w:t>
      </w:r>
      <w:r w:rsidRPr="0020348D">
        <w:rPr>
          <w:rFonts w:cs="Arial"/>
          <w:b w:val="0"/>
          <w:color w:val="000000" w:themeColor="text1"/>
          <w:szCs w:val="24"/>
          <w:lang w:val="pt-BR"/>
        </w:rPr>
        <w:t>XIA et al., 2020; HONG et al., 2018; JIN et al., 2017; JIN et al., 2016</w:t>
      </w:r>
      <w:r>
        <w:rPr>
          <w:rFonts w:cs="Arial"/>
          <w:b w:val="0"/>
          <w:color w:val="000000" w:themeColor="text1"/>
          <w:szCs w:val="24"/>
          <w:lang w:val="pt-BR"/>
        </w:rPr>
        <w:t xml:space="preserve">; </w:t>
      </w:r>
      <w:r w:rsidRPr="0020348D">
        <w:rPr>
          <w:rFonts w:cs="Arial"/>
          <w:b w:val="0"/>
          <w:color w:val="000000" w:themeColor="text1"/>
          <w:szCs w:val="24"/>
          <w:lang w:val="pt-BR"/>
        </w:rPr>
        <w:t xml:space="preserve">BAO et al., </w:t>
      </w:r>
      <w:r w:rsidR="00E555FB" w:rsidRPr="0020348D">
        <w:rPr>
          <w:rFonts w:cs="Arial"/>
          <w:b w:val="0"/>
          <w:color w:val="000000" w:themeColor="text1"/>
          <w:szCs w:val="24"/>
          <w:lang w:val="pt-BR"/>
        </w:rPr>
        <w:t>2017</w:t>
      </w:r>
      <w:r w:rsidR="00E555FB">
        <w:rPr>
          <w:rFonts w:cs="Arial"/>
          <w:b w:val="0"/>
          <w:color w:val="000000" w:themeColor="text1"/>
          <w:szCs w:val="24"/>
          <w:lang w:val="pt-BR"/>
        </w:rPr>
        <w:t xml:space="preserve">; </w:t>
      </w:r>
      <w:r w:rsidR="00E555FB" w:rsidRPr="0020348D">
        <w:rPr>
          <w:rFonts w:cs="Arial"/>
          <w:b w:val="0"/>
          <w:color w:val="000000" w:themeColor="text1"/>
          <w:szCs w:val="24"/>
          <w:lang w:val="pt-BR"/>
        </w:rPr>
        <w:t>BARTHOLOMEUS</w:t>
      </w:r>
      <w:r w:rsidRPr="0020348D">
        <w:rPr>
          <w:rFonts w:cs="Arial"/>
          <w:b w:val="0"/>
          <w:color w:val="000000" w:themeColor="text1"/>
          <w:szCs w:val="24"/>
          <w:lang w:val="pt-BR"/>
        </w:rPr>
        <w:t xml:space="preserve"> et al., 2008</w:t>
      </w:r>
      <w:r w:rsidR="00EA6335">
        <w:rPr>
          <w:rFonts w:cs="Arial"/>
          <w:b w:val="0"/>
          <w:color w:val="000000" w:themeColor="text1"/>
          <w:szCs w:val="24"/>
          <w:lang w:val="pt-BR"/>
        </w:rPr>
        <w:t>)</w:t>
      </w:r>
      <w:r w:rsidRPr="0020348D">
        <w:rPr>
          <w:rStyle w:val="title-text"/>
          <w:rFonts w:cs="Arial"/>
          <w:b w:val="0"/>
          <w:color w:val="000000" w:themeColor="text1"/>
          <w:lang w:val="pt-BR"/>
        </w:rPr>
        <w:t xml:space="preserve">. A principal justificativa do uso de índices espectrais é a sua capacidade em extrair bandas espectrais ou feições de forte correlação e sensibilidade com as propriedades do solo (HONG et al., 2018). Além disso, os índices espectrais promovem o refinamento da relação </w:t>
      </w:r>
      <w:r w:rsidRPr="0020348D">
        <w:rPr>
          <w:rFonts w:cs="Arial"/>
          <w:b w:val="0"/>
          <w:color w:val="000000" w:themeColor="text1"/>
          <w:szCs w:val="24"/>
          <w:lang w:val="pt-BR"/>
        </w:rPr>
        <w:t xml:space="preserve">entre os teores de MOS e argila   com as feições espectrais </w:t>
      </w:r>
      <w:r w:rsidRPr="0089577F">
        <w:rPr>
          <w:rFonts w:cs="Arial"/>
          <w:b w:val="0"/>
          <w:color w:val="000000" w:themeColor="text1"/>
          <w:szCs w:val="24"/>
          <w:lang w:val="pt-BR"/>
        </w:rPr>
        <w:t>(HONG et al., 2018; XIA et al.,</w:t>
      </w:r>
      <w:r w:rsidR="0089577F" w:rsidRPr="0089577F">
        <w:rPr>
          <w:rFonts w:cs="Arial"/>
          <w:b w:val="0"/>
          <w:color w:val="000000" w:themeColor="text1"/>
          <w:szCs w:val="24"/>
          <w:lang w:val="pt-BR"/>
        </w:rPr>
        <w:t xml:space="preserve"> 2020</w:t>
      </w:r>
      <w:r w:rsidRPr="0089577F">
        <w:rPr>
          <w:rFonts w:cs="Arial"/>
          <w:b w:val="0"/>
          <w:color w:val="000000" w:themeColor="text1"/>
          <w:szCs w:val="24"/>
          <w:lang w:val="pt-BR"/>
        </w:rPr>
        <w:t>)</w:t>
      </w:r>
      <w:r w:rsidR="0089577F" w:rsidRPr="0089577F">
        <w:rPr>
          <w:rFonts w:cs="Arial"/>
          <w:b w:val="0"/>
          <w:color w:val="000000" w:themeColor="text1"/>
          <w:szCs w:val="24"/>
          <w:lang w:val="pt-BR"/>
        </w:rPr>
        <w:t xml:space="preserve"> </w:t>
      </w:r>
      <w:r w:rsidRPr="0089577F">
        <w:rPr>
          <w:rFonts w:cs="Arial"/>
          <w:b w:val="0"/>
          <w:color w:val="000000" w:themeColor="text1"/>
          <w:szCs w:val="24"/>
          <w:lang w:val="pt-BR"/>
        </w:rPr>
        <w:t>reduzem a complexidade e dimensionalidade dos dados espectrais (</w:t>
      </w:r>
      <w:r w:rsidR="00B35D3E" w:rsidRPr="0089577F">
        <w:rPr>
          <w:rFonts w:cs="Arial"/>
          <w:b w:val="0"/>
          <w:color w:val="000000" w:themeColor="text1"/>
          <w:szCs w:val="24"/>
          <w:lang w:val="pt-BR"/>
        </w:rPr>
        <w:t>ANGELOPOULOU</w:t>
      </w:r>
      <w:r w:rsidRPr="0089577F">
        <w:rPr>
          <w:rFonts w:cs="Arial"/>
          <w:b w:val="0"/>
          <w:color w:val="000000" w:themeColor="text1"/>
          <w:szCs w:val="24"/>
          <w:lang w:val="pt-BR"/>
        </w:rPr>
        <w:t xml:space="preserve"> et al., 2020</w:t>
      </w:r>
      <w:r w:rsidR="0089577F">
        <w:rPr>
          <w:rFonts w:cs="Arial"/>
          <w:b w:val="0"/>
          <w:color w:val="000000" w:themeColor="text1"/>
          <w:szCs w:val="24"/>
          <w:lang w:val="pt-BR"/>
        </w:rPr>
        <w:t>),</w:t>
      </w:r>
      <w:r w:rsidRPr="0089577F">
        <w:rPr>
          <w:rFonts w:cs="Arial"/>
          <w:b w:val="0"/>
          <w:color w:val="000000" w:themeColor="text1"/>
          <w:szCs w:val="24"/>
          <w:lang w:val="pt-BR"/>
        </w:rPr>
        <w:t xml:space="preserve"> </w:t>
      </w:r>
      <w:r w:rsidR="00E555FB" w:rsidRPr="0089577F">
        <w:rPr>
          <w:rFonts w:cs="Arial"/>
          <w:b w:val="0"/>
          <w:color w:val="000000" w:themeColor="text1"/>
          <w:szCs w:val="24"/>
          <w:lang w:val="pt-BR"/>
        </w:rPr>
        <w:t>extraem informações</w:t>
      </w:r>
      <w:r w:rsidRPr="0089577F">
        <w:rPr>
          <w:rFonts w:cs="Arial"/>
          <w:b w:val="0"/>
          <w:color w:val="000000" w:themeColor="text1"/>
          <w:szCs w:val="24"/>
          <w:lang w:val="pt-BR"/>
        </w:rPr>
        <w:t xml:space="preserve"> valiosas ocultas entr</w:t>
      </w:r>
      <w:r w:rsidR="0089577F" w:rsidRPr="0089577F">
        <w:rPr>
          <w:rFonts w:cs="Arial"/>
          <w:b w:val="0"/>
          <w:color w:val="000000" w:themeColor="text1"/>
          <w:szCs w:val="24"/>
          <w:lang w:val="pt-BR"/>
        </w:rPr>
        <w:t xml:space="preserve">e as bandas </w:t>
      </w:r>
      <w:r w:rsidR="00B17E13">
        <w:rPr>
          <w:rFonts w:cs="Arial"/>
          <w:b w:val="0"/>
          <w:color w:val="000000" w:themeColor="text1"/>
          <w:szCs w:val="24"/>
          <w:lang w:val="pt-BR"/>
        </w:rPr>
        <w:t>espectrais</w:t>
      </w:r>
      <w:r w:rsidR="00B17E13" w:rsidRPr="0089577F">
        <w:rPr>
          <w:rFonts w:cs="Arial"/>
          <w:b w:val="0"/>
          <w:color w:val="000000" w:themeColor="text1"/>
          <w:szCs w:val="24"/>
          <w:lang w:val="pt-BR"/>
        </w:rPr>
        <w:t xml:space="preserve"> (</w:t>
      </w:r>
      <w:r w:rsidR="0089577F" w:rsidRPr="0089577F">
        <w:rPr>
          <w:rFonts w:cs="Arial"/>
          <w:b w:val="0"/>
          <w:color w:val="000000" w:themeColor="text1"/>
          <w:szCs w:val="24"/>
          <w:lang w:val="pt-BR"/>
        </w:rPr>
        <w:t xml:space="preserve">INOUE et al., 2012) </w:t>
      </w:r>
      <w:r w:rsidRPr="0089577F">
        <w:rPr>
          <w:rFonts w:cs="Arial"/>
          <w:b w:val="0"/>
          <w:color w:val="000000" w:themeColor="text1"/>
          <w:szCs w:val="24"/>
          <w:lang w:val="pt-BR"/>
        </w:rPr>
        <w:t xml:space="preserve">e aceleram o tempo de processamento dos métodos </w:t>
      </w:r>
      <w:r w:rsidR="00E555FB" w:rsidRPr="0089577F">
        <w:rPr>
          <w:rFonts w:cs="Arial"/>
          <w:b w:val="0"/>
          <w:color w:val="000000" w:themeColor="text1"/>
          <w:szCs w:val="24"/>
          <w:lang w:val="pt-BR"/>
        </w:rPr>
        <w:t>estatísticos</w:t>
      </w:r>
      <w:r w:rsidRPr="0089577F">
        <w:rPr>
          <w:rFonts w:cs="Arial"/>
          <w:b w:val="0"/>
          <w:color w:val="000000" w:themeColor="text1"/>
          <w:szCs w:val="24"/>
          <w:lang w:val="pt-BR"/>
        </w:rPr>
        <w:t xml:space="preserve"> multivariados (SAWUT et al., </w:t>
      </w:r>
      <w:r w:rsidR="0089577F" w:rsidRPr="0089577F">
        <w:rPr>
          <w:rFonts w:cs="Arial"/>
          <w:b w:val="0"/>
          <w:color w:val="000000" w:themeColor="text1"/>
          <w:szCs w:val="24"/>
          <w:lang w:val="pt-BR"/>
        </w:rPr>
        <w:t>2018).</w:t>
      </w:r>
    </w:p>
    <w:p w14:paraId="1093AD53" w14:textId="77777777" w:rsidR="00C16479" w:rsidRDefault="0089577F" w:rsidP="00085642">
      <w:pPr>
        <w:autoSpaceDE w:val="0"/>
        <w:autoSpaceDN w:val="0"/>
        <w:adjustRightInd w:val="0"/>
        <w:rPr>
          <w:ins w:id="233" w:author="Liliane" w:date="2021-04-18T23:23:00Z"/>
          <w:rFonts w:cs="Arial"/>
          <w:szCs w:val="24"/>
        </w:rPr>
      </w:pPr>
      <w:bookmarkStart w:id="234" w:name="_GoBack"/>
      <w:bookmarkEnd w:id="234"/>
      <w:r w:rsidRPr="00CA7220">
        <w:rPr>
          <w:rFonts w:cs="Arial"/>
          <w:szCs w:val="24"/>
        </w:rPr>
        <w:t xml:space="preserve">JIN et al., (2016) estimaram o teor de SOM em uma área agrícola situada na Planície de </w:t>
      </w:r>
      <w:proofErr w:type="spellStart"/>
      <w:r w:rsidRPr="00CA7220">
        <w:rPr>
          <w:rFonts w:cs="Arial"/>
          <w:szCs w:val="24"/>
        </w:rPr>
        <w:t>Sanjiang</w:t>
      </w:r>
      <w:proofErr w:type="spellEnd"/>
      <w:r w:rsidRPr="00CA7220">
        <w:rPr>
          <w:rFonts w:cs="Arial"/>
          <w:szCs w:val="24"/>
        </w:rPr>
        <w:t xml:space="preserve"> com grande sucesso através da combinação de algoritmo ótimo de banda, da analise relacional </w:t>
      </w:r>
      <w:proofErr w:type="spellStart"/>
      <w:r w:rsidRPr="00CA7220">
        <w:rPr>
          <w:rFonts w:cs="Arial"/>
          <w:szCs w:val="24"/>
        </w:rPr>
        <w:t>Grey</w:t>
      </w:r>
      <w:proofErr w:type="spellEnd"/>
      <w:r w:rsidRPr="00CA7220">
        <w:rPr>
          <w:rFonts w:cs="Arial"/>
          <w:szCs w:val="24"/>
        </w:rPr>
        <w:t xml:space="preserve"> (GRA) e o método multivariado rede neural artificial (ANN). O algoritmo ótimo de banda foi utilizado para analisar a correlação entre o índice de diferença (ID), índice de vegetação da diferença normalizada (NDVI) e índice de vegetação da razão (RVI) com o teor de MOS. O ID apresentou maior correlação com a MOS, sensível à diferença entre os valores espectrais das bandas 364 e 1001, que posteriormente serviu como variável </w:t>
      </w:r>
      <w:proofErr w:type="spellStart"/>
      <w:r w:rsidRPr="00CA7220">
        <w:rPr>
          <w:rFonts w:cs="Arial"/>
          <w:szCs w:val="24"/>
        </w:rPr>
        <w:t>preditora</w:t>
      </w:r>
      <w:proofErr w:type="spellEnd"/>
      <w:r w:rsidRPr="00CA7220">
        <w:rPr>
          <w:rFonts w:cs="Arial"/>
          <w:szCs w:val="24"/>
        </w:rPr>
        <w:t xml:space="preserve"> em </w:t>
      </w:r>
      <w:r w:rsidR="00E555FB" w:rsidRPr="00CA7220">
        <w:rPr>
          <w:rFonts w:cs="Arial"/>
          <w:szCs w:val="24"/>
        </w:rPr>
        <w:t>um modelo</w:t>
      </w:r>
      <w:r w:rsidRPr="00CA7220">
        <w:rPr>
          <w:rFonts w:cs="Arial"/>
          <w:szCs w:val="24"/>
        </w:rPr>
        <w:t xml:space="preserve"> de regressão, alcançando um desempenho preditivo promissor (R</w:t>
      </w:r>
      <w:r w:rsidRPr="00CA7220">
        <w:rPr>
          <w:rFonts w:cs="Arial"/>
          <w:szCs w:val="24"/>
          <w:vertAlign w:val="superscript"/>
        </w:rPr>
        <w:t>2</w:t>
      </w:r>
      <w:r w:rsidRPr="00CA7220">
        <w:rPr>
          <w:rFonts w:cs="Arial"/>
          <w:szCs w:val="24"/>
        </w:rPr>
        <w:t xml:space="preserve"> = 0,63 e RMSE = 1,43%). O GRA foi utilizado para selecionar 18 parâmetros dentre os 40 presentes no artigo, que apresentaram maior grau de correlação </w:t>
      </w:r>
      <w:proofErr w:type="spellStart"/>
      <w:r w:rsidRPr="00CA7220">
        <w:rPr>
          <w:rFonts w:cs="Arial"/>
          <w:szCs w:val="24"/>
        </w:rPr>
        <w:t>grey</w:t>
      </w:r>
      <w:proofErr w:type="spellEnd"/>
      <w:r w:rsidRPr="00CA7220">
        <w:rPr>
          <w:rFonts w:cs="Arial"/>
          <w:szCs w:val="24"/>
        </w:rPr>
        <w:t xml:space="preserve"> (GCD) e sensibilidade com o MOS. Em seguida, </w:t>
      </w:r>
      <w:del w:id="235" w:author="JMMB" w:date="2021-04-04T10:47:00Z">
        <w:r w:rsidRPr="00CA7220" w:rsidDel="00CB7C8F">
          <w:rPr>
            <w:rFonts w:cs="Arial"/>
            <w:szCs w:val="24"/>
          </w:rPr>
          <w:delText xml:space="preserve"> </w:delText>
        </w:r>
      </w:del>
      <w:r w:rsidRPr="00CA7220">
        <w:rPr>
          <w:rFonts w:cs="Arial"/>
          <w:szCs w:val="24"/>
        </w:rPr>
        <w:t xml:space="preserve">foram introduzidas como </w:t>
      </w:r>
      <w:proofErr w:type="spellStart"/>
      <w:r w:rsidRPr="00CA7220">
        <w:rPr>
          <w:rFonts w:cs="Arial"/>
          <w:szCs w:val="24"/>
        </w:rPr>
        <w:t>covariáveis</w:t>
      </w:r>
      <w:proofErr w:type="spellEnd"/>
      <w:r w:rsidRPr="00CA7220">
        <w:rPr>
          <w:rFonts w:cs="Arial"/>
          <w:szCs w:val="24"/>
        </w:rPr>
        <w:t xml:space="preserve"> no ANN para estimar o teor de MOS. A combinação de GRA-ANN resultou em valores de acurácia semelhantes (R</w:t>
      </w:r>
      <w:r w:rsidRPr="00CA7220">
        <w:rPr>
          <w:rFonts w:cs="Arial"/>
          <w:szCs w:val="24"/>
          <w:vertAlign w:val="superscript"/>
        </w:rPr>
        <w:t>2</w:t>
      </w:r>
      <w:r w:rsidRPr="00CA7220">
        <w:rPr>
          <w:rFonts w:cs="Arial"/>
          <w:szCs w:val="24"/>
        </w:rPr>
        <w:t xml:space="preserve"> = 0,90 e RMSE = 0,88%) , comparativamente ao ANN usando todos os parâmetros espectrais ( R</w:t>
      </w:r>
      <w:r w:rsidRPr="00CA7220">
        <w:rPr>
          <w:rFonts w:cs="Arial"/>
          <w:szCs w:val="24"/>
          <w:vertAlign w:val="superscript"/>
        </w:rPr>
        <w:t>2</w:t>
      </w:r>
      <w:r w:rsidRPr="00CA7220">
        <w:rPr>
          <w:rFonts w:cs="Arial"/>
          <w:szCs w:val="24"/>
        </w:rPr>
        <w:t xml:space="preserve"> = 0,91 e RMSE = 0,87%), evidenciando a relevância do GRA em refinar a</w:t>
      </w:r>
      <w:r>
        <w:rPr>
          <w:rFonts w:cs="Arial"/>
          <w:szCs w:val="24"/>
        </w:rPr>
        <w:t xml:space="preserve"> habilidade de modelos preditivos </w:t>
      </w:r>
      <w:del w:id="236" w:author="JMMB" w:date="2021-04-04T10:47:00Z">
        <w:r w:rsidRPr="00CA7220" w:rsidDel="00CB7C8F">
          <w:rPr>
            <w:rFonts w:cs="Arial"/>
            <w:szCs w:val="24"/>
          </w:rPr>
          <w:delText xml:space="preserve"> </w:delText>
        </w:r>
      </w:del>
      <w:r w:rsidRPr="00CA7220">
        <w:rPr>
          <w:rFonts w:cs="Arial"/>
          <w:szCs w:val="24"/>
        </w:rPr>
        <w:t>de SOM.</w:t>
      </w:r>
    </w:p>
    <w:p w14:paraId="26A26CEB" w14:textId="0C6CF91C" w:rsidR="0089577F" w:rsidRPr="00755E60" w:rsidDel="00EA6335" w:rsidRDefault="0089577F" w:rsidP="00C16479">
      <w:pPr>
        <w:autoSpaceDE w:val="0"/>
        <w:autoSpaceDN w:val="0"/>
        <w:adjustRightInd w:val="0"/>
        <w:rPr>
          <w:del w:id="237" w:author="Taciara Zborowski Horst" w:date="2021-03-30T18:37:00Z"/>
          <w:rFonts w:cs="Arial"/>
          <w:szCs w:val="24"/>
          <w:rPrChange w:id="238" w:author="Liliane" w:date="2021-04-15T16:37:00Z">
            <w:rPr>
              <w:del w:id="239" w:author="Taciara Zborowski Horst" w:date="2021-03-30T18:37:00Z"/>
              <w:rFonts w:ascii="Times New Roman" w:hAnsi="Times New Roman" w:cs="Times New Roman"/>
              <w:szCs w:val="24"/>
            </w:rPr>
          </w:rPrChange>
        </w:rPr>
      </w:pPr>
      <w:r w:rsidRPr="00CA7220">
        <w:rPr>
          <w:rFonts w:cs="Arial"/>
          <w:szCs w:val="24"/>
        </w:rPr>
        <w:t xml:space="preserve">JIN et al., (2017) obtiveram excelentes resultados na predição de SOM na Planície de </w:t>
      </w:r>
      <w:proofErr w:type="spellStart"/>
      <w:r w:rsidRPr="00CA7220">
        <w:rPr>
          <w:rFonts w:cs="Arial"/>
          <w:szCs w:val="24"/>
        </w:rPr>
        <w:t>Sanjiang</w:t>
      </w:r>
      <w:proofErr w:type="spellEnd"/>
      <w:r w:rsidRPr="00CA7220">
        <w:rPr>
          <w:rFonts w:cs="Arial"/>
          <w:szCs w:val="24"/>
        </w:rPr>
        <w:t xml:space="preserve"> através da combinação de diferentes dados de satélites, do método estatístico SVM e do algoritmo de otimização por inteligência de enxames (PSO). Foram utilizados 8 satélites, na qual houve a </w:t>
      </w:r>
      <w:proofErr w:type="spellStart"/>
      <w:r w:rsidRPr="00CA7220">
        <w:rPr>
          <w:rFonts w:cs="Arial"/>
          <w:szCs w:val="24"/>
        </w:rPr>
        <w:t>convolução</w:t>
      </w:r>
      <w:proofErr w:type="spellEnd"/>
      <w:r w:rsidRPr="00CA7220">
        <w:rPr>
          <w:rFonts w:cs="Arial"/>
          <w:szCs w:val="24"/>
        </w:rPr>
        <w:t xml:space="preserve"> dos valores espectrais obtidos do </w:t>
      </w:r>
      <w:proofErr w:type="spellStart"/>
      <w:r w:rsidR="00B17E13">
        <w:rPr>
          <w:rFonts w:cs="Arial"/>
          <w:szCs w:val="24"/>
        </w:rPr>
        <w:t>espectro</w:t>
      </w:r>
      <w:r w:rsidR="00B17E13" w:rsidRPr="00CA7220">
        <w:rPr>
          <w:rFonts w:cs="Arial"/>
          <w:szCs w:val="24"/>
        </w:rPr>
        <w:t>radiômetro</w:t>
      </w:r>
      <w:proofErr w:type="spellEnd"/>
      <w:r w:rsidRPr="00CA7220">
        <w:rPr>
          <w:rFonts w:cs="Arial"/>
          <w:szCs w:val="24"/>
        </w:rPr>
        <w:t xml:space="preserve"> de acordo com a resolução espectral de cada satélite (dados simulados). O algoritmo de bandas ótimo identificou o índice de vegetação aprimorado (EVI) com o melhor índice espectral acurácia quando </w:t>
      </w:r>
      <w:r w:rsidRPr="00CA7220">
        <w:rPr>
          <w:rFonts w:cs="Arial"/>
          <w:szCs w:val="24"/>
        </w:rPr>
        <w:lastRenderedPageBreak/>
        <w:t>associado com os dados simulados do satélite WorldView-2 (R</w:t>
      </w:r>
      <w:r w:rsidRPr="00CA7220">
        <w:rPr>
          <w:rFonts w:cs="Arial"/>
          <w:szCs w:val="24"/>
          <w:vertAlign w:val="superscript"/>
        </w:rPr>
        <w:t xml:space="preserve">2 </w:t>
      </w:r>
      <w:r w:rsidRPr="00CA7220">
        <w:rPr>
          <w:rFonts w:cs="Arial"/>
          <w:szCs w:val="24"/>
        </w:rPr>
        <w:t xml:space="preserve">= </w:t>
      </w:r>
      <w:commentRangeStart w:id="240"/>
      <w:r w:rsidRPr="00CA7220">
        <w:rPr>
          <w:rFonts w:cs="Arial"/>
          <w:szCs w:val="24"/>
        </w:rPr>
        <w:t>0</w:t>
      </w:r>
      <w:r w:rsidR="00CB7C8F">
        <w:rPr>
          <w:rFonts w:cs="Arial"/>
          <w:szCs w:val="24"/>
        </w:rPr>
        <w:t>,</w:t>
      </w:r>
      <w:r w:rsidRPr="00CA7220">
        <w:rPr>
          <w:rFonts w:cs="Arial"/>
          <w:szCs w:val="24"/>
        </w:rPr>
        <w:t xml:space="preserve">43 </w:t>
      </w:r>
      <w:commentRangeEnd w:id="240"/>
      <w:r w:rsidR="00CB7C8F">
        <w:rPr>
          <w:rStyle w:val="Refdecomentrio"/>
        </w:rPr>
        <w:commentReference w:id="240"/>
      </w:r>
      <w:r w:rsidRPr="00CA7220">
        <w:rPr>
          <w:rFonts w:cs="Arial"/>
          <w:szCs w:val="24"/>
        </w:rPr>
        <w:t>e RMSE = 2</w:t>
      </w:r>
      <w:r w:rsidR="00B17E13">
        <w:rPr>
          <w:rFonts w:cs="Arial"/>
          <w:szCs w:val="24"/>
        </w:rPr>
        <w:t>,</w:t>
      </w:r>
      <w:r w:rsidRPr="00CA7220">
        <w:rPr>
          <w:rFonts w:cs="Arial"/>
          <w:szCs w:val="24"/>
        </w:rPr>
        <w:t xml:space="preserve">62%). O algoritmo PSO foi utilizado para encontrar os valores ótimos de dois parâmetros (C e </w:t>
      </w:r>
      <w:r w:rsidRPr="003229EB">
        <w:rPr>
          <w:rFonts w:cs="Arial"/>
          <w:szCs w:val="24"/>
        </w:rPr>
        <w:t>γ</w:t>
      </w:r>
      <w:r w:rsidRPr="00CA7220">
        <w:rPr>
          <w:rFonts w:cs="Arial"/>
          <w:szCs w:val="24"/>
        </w:rPr>
        <w:t xml:space="preserve">), o qual melhorou a acurácia preditiva do modelo SVM. A estimação de SOM usando o algoritmo PSO-SVM teve desempenho superior ao obtido pelo algoritmo de banda ótimo, pois aumentou a sensibilidade das bandas espectrais as mudanças de SOM ao considerar diversas bandas. Além </w:t>
      </w:r>
      <w:r w:rsidR="00E555FB" w:rsidRPr="00CA7220">
        <w:rPr>
          <w:rFonts w:cs="Arial"/>
          <w:szCs w:val="24"/>
        </w:rPr>
        <w:t>disso, a</w:t>
      </w:r>
      <w:r w:rsidRPr="00CA7220">
        <w:rPr>
          <w:rFonts w:cs="Arial"/>
          <w:szCs w:val="24"/>
        </w:rPr>
        <w:t xml:space="preserve"> acurácia </w:t>
      </w:r>
      <w:r w:rsidR="00755E60">
        <w:rPr>
          <w:rFonts w:cs="Arial"/>
          <w:szCs w:val="24"/>
        </w:rPr>
        <w:t xml:space="preserve">da </w:t>
      </w:r>
      <w:r w:rsidRPr="00CA7220">
        <w:rPr>
          <w:rFonts w:cs="Arial"/>
          <w:szCs w:val="24"/>
        </w:rPr>
        <w:t xml:space="preserve">estimação de SOM com o </w:t>
      </w:r>
      <w:r w:rsidRPr="00EA6335">
        <w:rPr>
          <w:rFonts w:cs="Arial"/>
          <w:szCs w:val="24"/>
        </w:rPr>
        <w:t>algoritmo PSO-SVM</w:t>
      </w:r>
      <w:r w:rsidRPr="00CA7220">
        <w:rPr>
          <w:rFonts w:cs="Arial"/>
          <w:szCs w:val="24"/>
        </w:rPr>
        <w:t xml:space="preserve"> foi superior quando foi utilizado como variáveis </w:t>
      </w:r>
      <w:proofErr w:type="spellStart"/>
      <w:r w:rsidRPr="00CA7220">
        <w:rPr>
          <w:rFonts w:cs="Arial"/>
          <w:szCs w:val="24"/>
        </w:rPr>
        <w:t>preditoras</w:t>
      </w:r>
      <w:proofErr w:type="spellEnd"/>
      <w:r w:rsidRPr="00CA7220">
        <w:rPr>
          <w:rFonts w:cs="Arial"/>
          <w:szCs w:val="24"/>
        </w:rPr>
        <w:t xml:space="preserve"> a combinação de todas as bandas dos satélites e seu</w:t>
      </w:r>
      <w:r w:rsidR="00755E60">
        <w:rPr>
          <w:rFonts w:cs="Arial"/>
          <w:szCs w:val="24"/>
        </w:rPr>
        <w:t>s</w:t>
      </w:r>
      <w:r w:rsidRPr="00CA7220">
        <w:rPr>
          <w:rFonts w:cs="Arial"/>
          <w:szCs w:val="24"/>
        </w:rPr>
        <w:t xml:space="preserve"> respectivos índices espectrais (R</w:t>
      </w:r>
      <w:r w:rsidRPr="00CA7220">
        <w:rPr>
          <w:rFonts w:cs="Arial"/>
          <w:szCs w:val="24"/>
          <w:vertAlign w:val="superscript"/>
        </w:rPr>
        <w:t>2</w:t>
      </w:r>
      <w:r w:rsidRPr="00CA7220">
        <w:rPr>
          <w:rFonts w:cs="Arial"/>
          <w:szCs w:val="24"/>
        </w:rPr>
        <w:t>= 0</w:t>
      </w:r>
      <w:r w:rsidR="00B17E13">
        <w:rPr>
          <w:rFonts w:cs="Arial"/>
          <w:szCs w:val="24"/>
        </w:rPr>
        <w:t>,</w:t>
      </w:r>
      <w:r w:rsidRPr="00CA7220">
        <w:rPr>
          <w:rFonts w:cs="Arial"/>
          <w:szCs w:val="24"/>
        </w:rPr>
        <w:t>82 e</w:t>
      </w:r>
      <w:del w:id="241" w:author="JMMB" w:date="2021-04-04T10:48:00Z">
        <w:r w:rsidRPr="00CA7220" w:rsidDel="00CB7C8F">
          <w:rPr>
            <w:rFonts w:cs="Arial"/>
            <w:szCs w:val="24"/>
          </w:rPr>
          <w:delText xml:space="preserve"> </w:delText>
        </w:r>
      </w:del>
      <w:r w:rsidRPr="00CA7220">
        <w:rPr>
          <w:rFonts w:cs="Arial"/>
          <w:szCs w:val="24"/>
        </w:rPr>
        <w:t xml:space="preserve"> RMSE= 1</w:t>
      </w:r>
      <w:r w:rsidR="00B17E13">
        <w:rPr>
          <w:rFonts w:cs="Arial"/>
          <w:szCs w:val="24"/>
        </w:rPr>
        <w:t>,</w:t>
      </w:r>
      <w:r w:rsidRPr="00CA7220">
        <w:rPr>
          <w:rFonts w:cs="Arial"/>
          <w:szCs w:val="24"/>
        </w:rPr>
        <w:t>41%) comparativamente ao</w:t>
      </w:r>
      <w:r>
        <w:rPr>
          <w:rFonts w:ascii="Times New Roman" w:hAnsi="Times New Roman" w:cs="Times New Roman"/>
          <w:szCs w:val="24"/>
        </w:rPr>
        <w:t xml:space="preserve"> </w:t>
      </w:r>
      <w:r w:rsidRPr="00755E60">
        <w:rPr>
          <w:rFonts w:cs="Arial"/>
          <w:szCs w:val="24"/>
          <w:rPrChange w:id="242" w:author="Liliane" w:date="2021-04-15T16:37:00Z">
            <w:rPr>
              <w:rFonts w:ascii="Times New Roman" w:hAnsi="Times New Roman" w:cs="Times New Roman"/>
              <w:szCs w:val="24"/>
            </w:rPr>
          </w:rPrChange>
        </w:rPr>
        <w:t xml:space="preserve">obtido somente com as </w:t>
      </w:r>
      <w:r w:rsidRPr="00755E60">
        <w:rPr>
          <w:rFonts w:cs="Arial"/>
          <w:szCs w:val="24"/>
        </w:rPr>
        <w:t>bandas e índices espectrais de cada satélite (R</w:t>
      </w:r>
      <w:r w:rsidRPr="00755E60">
        <w:rPr>
          <w:rFonts w:cs="Arial"/>
          <w:szCs w:val="24"/>
          <w:vertAlign w:val="superscript"/>
        </w:rPr>
        <w:t>2</w:t>
      </w:r>
      <w:r w:rsidRPr="00755E60">
        <w:rPr>
          <w:rFonts w:cs="Arial"/>
          <w:szCs w:val="24"/>
        </w:rPr>
        <w:t xml:space="preserve"> =0</w:t>
      </w:r>
      <w:r w:rsidR="00B17E13" w:rsidRPr="00755E60">
        <w:rPr>
          <w:rFonts w:cs="Arial"/>
          <w:szCs w:val="24"/>
        </w:rPr>
        <w:t>,</w:t>
      </w:r>
      <w:r w:rsidRPr="00755E60">
        <w:rPr>
          <w:rFonts w:cs="Arial"/>
          <w:szCs w:val="24"/>
        </w:rPr>
        <w:t>77 e RMSE= 1</w:t>
      </w:r>
      <w:r w:rsidR="00B17E13" w:rsidRPr="00755E60">
        <w:rPr>
          <w:rFonts w:cs="Arial"/>
          <w:szCs w:val="24"/>
        </w:rPr>
        <w:t>,</w:t>
      </w:r>
      <w:r w:rsidRPr="0058603A">
        <w:rPr>
          <w:rFonts w:cs="Arial"/>
          <w:szCs w:val="24"/>
        </w:rPr>
        <w:t>66%).</w:t>
      </w:r>
    </w:p>
    <w:p w14:paraId="7084EB99" w14:textId="635C3936" w:rsidR="0089577F" w:rsidRPr="00CA7220" w:rsidRDefault="0089577F" w:rsidP="00C16479">
      <w:pPr>
        <w:autoSpaceDE w:val="0"/>
        <w:autoSpaceDN w:val="0"/>
        <w:adjustRightInd w:val="0"/>
        <w:rPr>
          <w:rFonts w:cs="Arial"/>
          <w:szCs w:val="24"/>
        </w:rPr>
      </w:pPr>
      <w:r w:rsidRPr="00CA7220">
        <w:rPr>
          <w:rFonts w:cs="Arial"/>
          <w:szCs w:val="24"/>
        </w:rPr>
        <w:t xml:space="preserve">HONG et al., (2018) encontraram que o coeficiente de correlação de 2 dimensões (2D) foi eficiente em extrair informações relevantes para a predição de SOM, em relação ao coeficiente de correlação de 1 dimensão (OCC). Construiu-se </w:t>
      </w:r>
      <w:r w:rsidR="00E555FB" w:rsidRPr="00CA7220">
        <w:rPr>
          <w:rFonts w:cs="Arial"/>
          <w:szCs w:val="24"/>
        </w:rPr>
        <w:t>o mapa</w:t>
      </w:r>
      <w:r w:rsidRPr="00CA7220">
        <w:rPr>
          <w:rFonts w:cs="Arial"/>
          <w:szCs w:val="24"/>
        </w:rPr>
        <w:t xml:space="preserve"> de contorno de 2 dimensões </w:t>
      </w:r>
      <w:del w:id="243" w:author="JMMB" w:date="2021-04-04T10:47:00Z">
        <w:r w:rsidRPr="00CA7220" w:rsidDel="00CB7C8F">
          <w:rPr>
            <w:rFonts w:cs="Arial"/>
            <w:szCs w:val="24"/>
          </w:rPr>
          <w:delText xml:space="preserve"> </w:delText>
        </w:r>
      </w:del>
      <w:r w:rsidRPr="00CA7220">
        <w:rPr>
          <w:rFonts w:cs="Arial"/>
          <w:szCs w:val="24"/>
        </w:rPr>
        <w:t xml:space="preserve">para a representar </w:t>
      </w:r>
      <w:r w:rsidR="00C16479" w:rsidRPr="00CA7220">
        <w:rPr>
          <w:rFonts w:cs="Arial"/>
          <w:szCs w:val="24"/>
        </w:rPr>
        <w:t>o coeficiente</w:t>
      </w:r>
      <w:r w:rsidRPr="00CA7220">
        <w:rPr>
          <w:rFonts w:cs="Arial"/>
          <w:szCs w:val="24"/>
        </w:rPr>
        <w:t xml:space="preserve"> de determinação (R</w:t>
      </w:r>
      <w:r w:rsidRPr="00CA7220">
        <w:rPr>
          <w:rFonts w:cs="Arial"/>
          <w:szCs w:val="24"/>
          <w:vertAlign w:val="superscript"/>
        </w:rPr>
        <w:t>2</w:t>
      </w:r>
      <w:r w:rsidRPr="00CA7220">
        <w:rPr>
          <w:rFonts w:cs="Arial"/>
          <w:szCs w:val="24"/>
        </w:rPr>
        <w:t xml:space="preserve">) dos índices espectrais testados no estudo com o teor de SOM, o que permitiu a compreensão da combinação entre duas diferentes bandas. </w:t>
      </w:r>
      <w:r w:rsidR="00E555FB" w:rsidRPr="00CA7220">
        <w:rPr>
          <w:rFonts w:cs="Arial"/>
          <w:szCs w:val="24"/>
        </w:rPr>
        <w:t>Os índices</w:t>
      </w:r>
      <w:r w:rsidRPr="00CA7220">
        <w:rPr>
          <w:rFonts w:cs="Arial"/>
          <w:szCs w:val="24"/>
        </w:rPr>
        <w:t xml:space="preserve"> de razão (RI), de diferença (DI) e diferença normalizada (NDI) foram os índices espectrais calculados no artigo para selecionar as bandas espectrais mais sensíveis à MOS. Os 3 índices espectrais e OCC posteriormente foram estabelecidos com os métodos de SVM e ELM (Extreme </w:t>
      </w:r>
      <w:proofErr w:type="spellStart"/>
      <w:r w:rsidRPr="00CA7220">
        <w:rPr>
          <w:rFonts w:cs="Arial"/>
          <w:szCs w:val="24"/>
        </w:rPr>
        <w:t>Machine</w:t>
      </w:r>
      <w:proofErr w:type="spellEnd"/>
      <w:r w:rsidRPr="00CA7220">
        <w:rPr>
          <w:rFonts w:cs="Arial"/>
          <w:szCs w:val="24"/>
        </w:rPr>
        <w:t xml:space="preserve"> Learning) para predizer a MOS. Os índices espectrais produziram predições mais acuradas em relação ao OCC, com maiores valores de R</w:t>
      </w:r>
      <w:r w:rsidRPr="00CA7220">
        <w:rPr>
          <w:rFonts w:cs="Arial"/>
          <w:szCs w:val="24"/>
          <w:vertAlign w:val="superscript"/>
        </w:rPr>
        <w:t>2</w:t>
      </w:r>
      <w:r w:rsidRPr="00CA7220">
        <w:rPr>
          <w:rFonts w:cs="Arial"/>
          <w:szCs w:val="24"/>
        </w:rPr>
        <w:t xml:space="preserve"> e RPIQ e menores de RMSE, </w:t>
      </w:r>
      <w:r w:rsidR="00E555FB" w:rsidRPr="00CA7220">
        <w:rPr>
          <w:rFonts w:cs="Arial"/>
          <w:szCs w:val="24"/>
        </w:rPr>
        <w:t>independentemente</w:t>
      </w:r>
      <w:r w:rsidRPr="00CA7220">
        <w:rPr>
          <w:rFonts w:cs="Arial"/>
          <w:szCs w:val="24"/>
        </w:rPr>
        <w:t xml:space="preserve"> do método testado. Em relação ao método, o ELM teve melhor performance ao SVM, independente da variável </w:t>
      </w:r>
      <w:proofErr w:type="spellStart"/>
      <w:r w:rsidRPr="00CA7220">
        <w:rPr>
          <w:rFonts w:cs="Arial"/>
          <w:szCs w:val="24"/>
        </w:rPr>
        <w:t>preditora</w:t>
      </w:r>
      <w:proofErr w:type="spellEnd"/>
      <w:r w:rsidRPr="00CA7220">
        <w:rPr>
          <w:rFonts w:cs="Arial"/>
          <w:szCs w:val="24"/>
        </w:rPr>
        <w:t xml:space="preserve"> usada. O melhor desempenho </w:t>
      </w:r>
      <w:r w:rsidR="00E555FB" w:rsidRPr="00CA7220">
        <w:rPr>
          <w:rFonts w:cs="Arial"/>
          <w:szCs w:val="24"/>
        </w:rPr>
        <w:t>preditivo foi</w:t>
      </w:r>
      <w:r w:rsidRPr="00CA7220">
        <w:rPr>
          <w:rFonts w:cs="Arial"/>
          <w:szCs w:val="24"/>
        </w:rPr>
        <w:t xml:space="preserve"> atingido com o método ELM e índice espectral RI (R</w:t>
      </w:r>
      <w:r w:rsidRPr="00CA7220">
        <w:rPr>
          <w:rFonts w:cs="Arial"/>
          <w:szCs w:val="24"/>
          <w:vertAlign w:val="superscript"/>
        </w:rPr>
        <w:t>2</w:t>
      </w:r>
      <w:r w:rsidRPr="00CA7220">
        <w:rPr>
          <w:rFonts w:cs="Arial"/>
          <w:szCs w:val="24"/>
        </w:rPr>
        <w:t xml:space="preserve"> = 0,83</w:t>
      </w:r>
      <w:r w:rsidR="00B17E13">
        <w:rPr>
          <w:rFonts w:cs="Arial"/>
          <w:szCs w:val="24"/>
        </w:rPr>
        <w:t>;</w:t>
      </w:r>
      <w:r w:rsidRPr="00CA7220">
        <w:rPr>
          <w:rFonts w:cs="Arial"/>
          <w:szCs w:val="24"/>
        </w:rPr>
        <w:t xml:space="preserve"> RMSE = 0,45% e RPIQ = 3,49), revelando capacidade de </w:t>
      </w:r>
      <w:r w:rsidR="00361D0B" w:rsidRPr="00CA7220">
        <w:rPr>
          <w:rFonts w:cs="Arial"/>
          <w:szCs w:val="24"/>
        </w:rPr>
        <w:t>índices</w:t>
      </w:r>
      <w:r w:rsidRPr="00CA7220">
        <w:rPr>
          <w:rFonts w:cs="Arial"/>
          <w:szCs w:val="24"/>
        </w:rPr>
        <w:t xml:space="preserve"> espectrais associado com métodos m</w:t>
      </w:r>
      <w:r w:rsidR="00E555FB">
        <w:rPr>
          <w:rFonts w:cs="Arial"/>
          <w:szCs w:val="24"/>
        </w:rPr>
        <w:t>atemáticos adequados em predizer</w:t>
      </w:r>
      <w:r w:rsidRPr="00CA7220">
        <w:rPr>
          <w:rFonts w:cs="Arial"/>
          <w:szCs w:val="24"/>
        </w:rPr>
        <w:t xml:space="preserve"> satisfatoriamente a MOS.</w:t>
      </w:r>
    </w:p>
    <w:p w14:paraId="19A95F22" w14:textId="5B7743A1" w:rsidR="0089577F" w:rsidRPr="00CA7220" w:rsidRDefault="0089577F" w:rsidP="00E555FB">
      <w:pPr>
        <w:autoSpaceDE w:val="0"/>
        <w:autoSpaceDN w:val="0"/>
        <w:adjustRightInd w:val="0"/>
        <w:rPr>
          <w:rFonts w:cs="Arial"/>
          <w:szCs w:val="24"/>
        </w:rPr>
      </w:pPr>
      <w:r w:rsidRPr="00CA7220">
        <w:rPr>
          <w:rFonts w:cs="Arial"/>
          <w:szCs w:val="24"/>
        </w:rPr>
        <w:t xml:space="preserve">XIA et al., 2020 desenvolveram uma predição rápida e acurada da textura do solo em uma área agrícola na Província de </w:t>
      </w:r>
      <w:proofErr w:type="spellStart"/>
      <w:r w:rsidRPr="00CA7220">
        <w:rPr>
          <w:rFonts w:cs="Arial"/>
          <w:szCs w:val="24"/>
        </w:rPr>
        <w:t>Hebei</w:t>
      </w:r>
      <w:proofErr w:type="spellEnd"/>
      <w:r w:rsidRPr="00CA7220">
        <w:rPr>
          <w:rFonts w:cs="Arial"/>
          <w:szCs w:val="24"/>
        </w:rPr>
        <w:t xml:space="preserve"> pela combinação de índices espectrais com o algoritmo de projeções sucessivas (SPA). Os índices de razão (RI), de diferença normalizada (NDI), de diferença (DI) e de solo exposto (BSI) foram os índices espectrais empregados para identificar bandas espectrais sensíveis ao teores de </w:t>
      </w:r>
      <w:proofErr w:type="spellStart"/>
      <w:proofErr w:type="gramStart"/>
      <w:r w:rsidRPr="00CA7220">
        <w:rPr>
          <w:rFonts w:cs="Arial"/>
          <w:szCs w:val="24"/>
        </w:rPr>
        <w:t>argila,silte</w:t>
      </w:r>
      <w:proofErr w:type="spellEnd"/>
      <w:proofErr w:type="gramEnd"/>
      <w:r w:rsidRPr="00CA7220">
        <w:rPr>
          <w:rFonts w:cs="Arial"/>
          <w:szCs w:val="24"/>
        </w:rPr>
        <w:t xml:space="preserve"> e areia e analisar o efeito do </w:t>
      </w:r>
      <w:proofErr w:type="spellStart"/>
      <w:r w:rsidRPr="00CA7220">
        <w:rPr>
          <w:rFonts w:cs="Arial"/>
          <w:szCs w:val="24"/>
        </w:rPr>
        <w:t>pre-processamento</w:t>
      </w:r>
      <w:proofErr w:type="spellEnd"/>
      <w:r w:rsidRPr="00CA7220">
        <w:rPr>
          <w:rFonts w:cs="Arial"/>
          <w:szCs w:val="24"/>
        </w:rPr>
        <w:t xml:space="preserve"> dos dados espectrais. O SPA destinou-se a selecionar as melhores feições e bandas espectrais com o </w:t>
      </w:r>
      <w:r w:rsidRPr="00CA7220">
        <w:rPr>
          <w:rFonts w:cs="Arial"/>
          <w:szCs w:val="24"/>
        </w:rPr>
        <w:lastRenderedPageBreak/>
        <w:t xml:space="preserve">mínimo de RMSE para serem posteriormente introduzidas no cômputo dos índices espectrais. Em seguida, foram inseridas como </w:t>
      </w:r>
      <w:proofErr w:type="spellStart"/>
      <w:r w:rsidRPr="00CA7220">
        <w:rPr>
          <w:rFonts w:cs="Arial"/>
          <w:szCs w:val="24"/>
        </w:rPr>
        <w:t>covariáveis</w:t>
      </w:r>
      <w:proofErr w:type="spellEnd"/>
      <w:r w:rsidRPr="00CA7220">
        <w:rPr>
          <w:rFonts w:cs="Arial"/>
          <w:szCs w:val="24"/>
        </w:rPr>
        <w:t xml:space="preserve"> nos modelos de PLSR e </w:t>
      </w:r>
      <w:proofErr w:type="spellStart"/>
      <w:r w:rsidRPr="00CA7220">
        <w:rPr>
          <w:rFonts w:cs="Arial"/>
          <w:szCs w:val="24"/>
        </w:rPr>
        <w:t>Random</w:t>
      </w:r>
      <w:proofErr w:type="spellEnd"/>
      <w:r w:rsidRPr="00CA7220">
        <w:rPr>
          <w:rFonts w:cs="Arial"/>
          <w:szCs w:val="24"/>
        </w:rPr>
        <w:t xml:space="preserve"> Forest (RF) para estimar </w:t>
      </w:r>
      <w:r w:rsidR="00361D0B" w:rsidRPr="00CA7220">
        <w:rPr>
          <w:rFonts w:cs="Arial"/>
          <w:szCs w:val="24"/>
        </w:rPr>
        <w:t>a textura</w:t>
      </w:r>
      <w:r w:rsidRPr="00CA7220">
        <w:rPr>
          <w:rFonts w:cs="Arial"/>
          <w:szCs w:val="24"/>
        </w:rPr>
        <w:t xml:space="preserve"> do solo. A adoção do SPA aumentou a acurácia </w:t>
      </w:r>
      <w:r w:rsidR="00361D0B" w:rsidRPr="00CA7220">
        <w:rPr>
          <w:rFonts w:cs="Arial"/>
          <w:szCs w:val="24"/>
        </w:rPr>
        <w:t>dos modelos</w:t>
      </w:r>
      <w:r w:rsidRPr="00CA7220">
        <w:rPr>
          <w:rFonts w:cs="Arial"/>
          <w:szCs w:val="24"/>
        </w:rPr>
        <w:t xml:space="preserve"> RF e PLSR em comparação ao não uso do SPA, ressaltando a capacidade do algoritmo em extrair informações valiosas de um grande conjunto de dados espectrais. O modelo PLSR estabelecido pelo índice espectral BIS e SPA produziu a melhor predição </w:t>
      </w:r>
      <w:r w:rsidR="00361D0B" w:rsidRPr="00CA7220">
        <w:rPr>
          <w:rFonts w:cs="Arial"/>
          <w:szCs w:val="24"/>
        </w:rPr>
        <w:t>para argila</w:t>
      </w:r>
      <w:r w:rsidRPr="00CA7220">
        <w:rPr>
          <w:rFonts w:cs="Arial"/>
          <w:szCs w:val="24"/>
        </w:rPr>
        <w:t xml:space="preserve"> (R</w:t>
      </w:r>
      <w:r w:rsidRPr="00CA7220">
        <w:rPr>
          <w:rFonts w:cs="Arial"/>
          <w:szCs w:val="24"/>
          <w:vertAlign w:val="superscript"/>
        </w:rPr>
        <w:t>2</w:t>
      </w:r>
      <w:r w:rsidRPr="00CA7220">
        <w:rPr>
          <w:rFonts w:cs="Arial"/>
          <w:szCs w:val="24"/>
        </w:rPr>
        <w:t xml:space="preserve"> = 0,85 e RMSE= 0,57%), resultado semelhante para as frações areia e </w:t>
      </w:r>
      <w:proofErr w:type="spellStart"/>
      <w:r w:rsidRPr="00CA7220">
        <w:rPr>
          <w:rFonts w:cs="Arial"/>
          <w:szCs w:val="24"/>
        </w:rPr>
        <w:t>silte</w:t>
      </w:r>
      <w:proofErr w:type="spellEnd"/>
      <w:r w:rsidRPr="00CA7220">
        <w:rPr>
          <w:rFonts w:cs="Arial"/>
          <w:szCs w:val="24"/>
        </w:rPr>
        <w:t xml:space="preserve">. </w:t>
      </w:r>
      <w:r w:rsidR="00EA6335">
        <w:rPr>
          <w:rFonts w:cs="Arial"/>
          <w:szCs w:val="24"/>
        </w:rPr>
        <w:t xml:space="preserve">Os autores </w:t>
      </w:r>
      <w:r w:rsidRPr="00CA7220">
        <w:rPr>
          <w:rFonts w:cs="Arial"/>
          <w:szCs w:val="24"/>
        </w:rPr>
        <w:t>observ</w:t>
      </w:r>
      <w:r w:rsidR="00EA6335">
        <w:rPr>
          <w:rFonts w:cs="Arial"/>
          <w:szCs w:val="24"/>
        </w:rPr>
        <w:t xml:space="preserve">aram </w:t>
      </w:r>
      <w:r w:rsidRPr="00CA7220">
        <w:rPr>
          <w:rFonts w:cs="Arial"/>
          <w:szCs w:val="24"/>
        </w:rPr>
        <w:t>o refinamento da correlação entre os índices espectrais e textura do solo com o uso da técnica de pré-processamento MSC</w:t>
      </w:r>
      <w:r w:rsidR="00BA552E">
        <w:rPr>
          <w:rFonts w:cs="Arial"/>
          <w:szCs w:val="24"/>
        </w:rPr>
        <w:t>.</w:t>
      </w:r>
    </w:p>
    <w:p w14:paraId="154851A8" w14:textId="7A3C551E" w:rsidR="00EA6335" w:rsidRPr="00126550" w:rsidRDefault="00EA6335" w:rsidP="00EA6335">
      <w:pPr>
        <w:autoSpaceDE w:val="0"/>
        <w:autoSpaceDN w:val="0"/>
        <w:adjustRightInd w:val="0"/>
        <w:spacing w:line="240" w:lineRule="auto"/>
        <w:ind w:firstLine="0"/>
        <w:rPr>
          <w:ins w:id="244" w:author="Taciara Zborowski Horst" w:date="2021-03-30T18:37:00Z"/>
          <w:rFonts w:ascii="Times New Roman" w:hAnsi="Times New Roman" w:cs="Times New Roman"/>
          <w:color w:val="000000" w:themeColor="text1"/>
          <w:szCs w:val="24"/>
          <w:rPrChange w:id="245" w:author="Liliane" w:date="2021-04-17T15:44:00Z">
            <w:rPr>
              <w:ins w:id="246" w:author="Taciara Zborowski Horst" w:date="2021-03-30T18:37:00Z"/>
              <w:rFonts w:ascii="Times New Roman" w:hAnsi="Times New Roman" w:cs="Times New Roman"/>
              <w:szCs w:val="24"/>
            </w:rPr>
          </w:rPrChange>
        </w:rPr>
      </w:pPr>
    </w:p>
    <w:p w14:paraId="640BCADF" w14:textId="77777777" w:rsidR="00C16479" w:rsidRPr="00085642" w:rsidRDefault="00C16479">
      <w:pPr>
        <w:pStyle w:val="Ttulo1"/>
        <w:rPr>
          <w:ins w:id="247" w:author="Liliane" w:date="2021-04-18T23:23:00Z"/>
          <w:b w:val="0"/>
          <w:color w:val="000000" w:themeColor="text1"/>
          <w:lang w:val="pt-BR"/>
          <w:rPrChange w:id="248" w:author="Liliane" w:date="2021-05-06T08:52:00Z">
            <w:rPr>
              <w:ins w:id="249" w:author="Liliane" w:date="2021-04-18T23:23:00Z"/>
              <w:rFonts w:eastAsiaTheme="majorEastAsia" w:cstheme="majorBidi"/>
              <w:b/>
              <w:color w:val="000000" w:themeColor="text1"/>
              <w:szCs w:val="32"/>
            </w:rPr>
          </w:rPrChange>
        </w:rPr>
        <w:pPrChange w:id="250" w:author="Liliane" w:date="2021-04-17T15:44:00Z">
          <w:pPr>
            <w:autoSpaceDE w:val="0"/>
            <w:autoSpaceDN w:val="0"/>
            <w:adjustRightInd w:val="0"/>
            <w:spacing w:line="240" w:lineRule="auto"/>
            <w:ind w:firstLine="0"/>
          </w:pPr>
        </w:pPrChange>
      </w:pPr>
    </w:p>
    <w:p w14:paraId="3372A953" w14:textId="77777777" w:rsidR="00C16479" w:rsidRPr="00085642" w:rsidRDefault="00C16479">
      <w:pPr>
        <w:pStyle w:val="Ttulo1"/>
        <w:rPr>
          <w:ins w:id="251" w:author="Liliane" w:date="2021-04-18T23:23:00Z"/>
          <w:b w:val="0"/>
          <w:color w:val="000000" w:themeColor="text1"/>
          <w:lang w:val="pt-BR"/>
          <w:rPrChange w:id="252" w:author="Liliane" w:date="2021-05-06T08:52:00Z">
            <w:rPr>
              <w:ins w:id="253" w:author="Liliane" w:date="2021-04-18T23:23:00Z"/>
              <w:rFonts w:eastAsiaTheme="majorEastAsia" w:cstheme="majorBidi"/>
              <w:b/>
              <w:color w:val="000000" w:themeColor="text1"/>
              <w:szCs w:val="32"/>
            </w:rPr>
          </w:rPrChange>
        </w:rPr>
        <w:pPrChange w:id="254" w:author="Liliane" w:date="2021-04-17T15:44:00Z">
          <w:pPr>
            <w:autoSpaceDE w:val="0"/>
            <w:autoSpaceDN w:val="0"/>
            <w:adjustRightInd w:val="0"/>
            <w:spacing w:line="240" w:lineRule="auto"/>
            <w:ind w:firstLine="0"/>
          </w:pPr>
        </w:pPrChange>
      </w:pPr>
    </w:p>
    <w:p w14:paraId="50D6A699" w14:textId="77777777" w:rsidR="00C16479" w:rsidRPr="00085642" w:rsidRDefault="00C16479">
      <w:pPr>
        <w:pStyle w:val="Ttulo1"/>
        <w:rPr>
          <w:ins w:id="255" w:author="Liliane" w:date="2021-04-18T23:23:00Z"/>
          <w:b w:val="0"/>
          <w:color w:val="000000" w:themeColor="text1"/>
          <w:lang w:val="pt-BR"/>
          <w:rPrChange w:id="256" w:author="Liliane" w:date="2021-05-06T08:52:00Z">
            <w:rPr>
              <w:ins w:id="257" w:author="Liliane" w:date="2021-04-18T23:23:00Z"/>
              <w:rFonts w:eastAsiaTheme="majorEastAsia" w:cstheme="majorBidi"/>
              <w:b/>
              <w:color w:val="000000" w:themeColor="text1"/>
              <w:szCs w:val="32"/>
            </w:rPr>
          </w:rPrChange>
        </w:rPr>
        <w:pPrChange w:id="258" w:author="Liliane" w:date="2021-04-17T15:44:00Z">
          <w:pPr>
            <w:autoSpaceDE w:val="0"/>
            <w:autoSpaceDN w:val="0"/>
            <w:adjustRightInd w:val="0"/>
            <w:spacing w:line="240" w:lineRule="auto"/>
            <w:ind w:firstLine="0"/>
          </w:pPr>
        </w:pPrChange>
      </w:pPr>
    </w:p>
    <w:p w14:paraId="55C2266E" w14:textId="77777777" w:rsidR="00C16479" w:rsidRPr="00085642" w:rsidRDefault="00C16479">
      <w:pPr>
        <w:pStyle w:val="Ttulo1"/>
        <w:rPr>
          <w:ins w:id="259" w:author="Liliane" w:date="2021-04-18T23:24:00Z"/>
          <w:color w:val="000000" w:themeColor="text1"/>
          <w:lang w:val="pt-BR"/>
          <w:rPrChange w:id="260" w:author="Liliane" w:date="2021-05-06T08:52:00Z">
            <w:rPr>
              <w:ins w:id="261" w:author="Liliane" w:date="2021-04-18T23:24:00Z"/>
              <w:rFonts w:eastAsiaTheme="majorEastAsia" w:cstheme="majorBidi"/>
              <w:b/>
              <w:color w:val="000000" w:themeColor="text1"/>
              <w:szCs w:val="32"/>
            </w:rPr>
          </w:rPrChange>
        </w:rPr>
        <w:pPrChange w:id="262" w:author="Liliane" w:date="2021-04-17T15:44:00Z">
          <w:pPr>
            <w:autoSpaceDE w:val="0"/>
            <w:autoSpaceDN w:val="0"/>
            <w:adjustRightInd w:val="0"/>
            <w:spacing w:line="240" w:lineRule="auto"/>
            <w:ind w:firstLine="0"/>
          </w:pPr>
        </w:pPrChange>
      </w:pPr>
    </w:p>
    <w:p w14:paraId="1449248D" w14:textId="77777777" w:rsidR="00C16479" w:rsidRPr="00085642" w:rsidRDefault="00C16479">
      <w:pPr>
        <w:pStyle w:val="Ttulo1"/>
        <w:rPr>
          <w:ins w:id="263" w:author="Liliane" w:date="2021-04-18T23:24:00Z"/>
          <w:color w:val="000000" w:themeColor="text1"/>
          <w:lang w:val="pt-BR"/>
          <w:rPrChange w:id="264" w:author="Liliane" w:date="2021-05-06T08:52:00Z">
            <w:rPr>
              <w:ins w:id="265" w:author="Liliane" w:date="2021-04-18T23:24:00Z"/>
              <w:color w:val="000000" w:themeColor="text1"/>
            </w:rPr>
          </w:rPrChange>
        </w:rPr>
        <w:pPrChange w:id="266" w:author="Liliane" w:date="2021-04-17T15:44:00Z">
          <w:pPr>
            <w:autoSpaceDE w:val="0"/>
            <w:autoSpaceDN w:val="0"/>
            <w:adjustRightInd w:val="0"/>
            <w:spacing w:line="240" w:lineRule="auto"/>
            <w:ind w:firstLine="0"/>
          </w:pPr>
        </w:pPrChange>
      </w:pPr>
    </w:p>
    <w:p w14:paraId="0F0CA534" w14:textId="5C30F157" w:rsidR="00EA6335" w:rsidRDefault="00126550">
      <w:pPr>
        <w:pStyle w:val="Ttulo1"/>
        <w:rPr>
          <w:color w:val="000000" w:themeColor="text1"/>
        </w:rPr>
        <w:pPrChange w:id="267" w:author="Liliane" w:date="2021-04-17T15:44:00Z">
          <w:pPr>
            <w:autoSpaceDE w:val="0"/>
            <w:autoSpaceDN w:val="0"/>
            <w:adjustRightInd w:val="0"/>
            <w:spacing w:line="240" w:lineRule="auto"/>
            <w:ind w:firstLine="0"/>
          </w:pPr>
        </w:pPrChange>
      </w:pPr>
      <w:r w:rsidRPr="00026531">
        <w:rPr>
          <w:color w:val="000000" w:themeColor="text1"/>
          <w:lang w:val="pt-BR"/>
          <w:rPrChange w:id="268" w:author="Liliane" w:date="2021-04-17T15:49:00Z">
            <w:rPr>
              <w:b/>
            </w:rPr>
          </w:rPrChange>
        </w:rPr>
        <w:t xml:space="preserve">3 </w:t>
      </w:r>
      <w:r w:rsidR="00EA6335" w:rsidRPr="00026531">
        <w:rPr>
          <w:color w:val="000000" w:themeColor="text1"/>
          <w:lang w:val="pt-BR"/>
          <w:rPrChange w:id="269" w:author="Liliane" w:date="2021-04-17T15:49:00Z">
            <w:rPr>
              <w:b/>
            </w:rPr>
          </w:rPrChange>
        </w:rPr>
        <w:t>HIPÓTESE</w:t>
      </w:r>
    </w:p>
    <w:p w14:paraId="0E13B11A" w14:textId="054C3E7D" w:rsidR="0092032A" w:rsidRDefault="00AA4D9A" w:rsidP="00323150">
      <w:pPr>
        <w:pStyle w:val="PargrafodaLista"/>
        <w:numPr>
          <w:ilvl w:val="0"/>
          <w:numId w:val="27"/>
        </w:numPr>
      </w:pPr>
      <w:r>
        <w:t>A reduç</w:t>
      </w:r>
      <w:r w:rsidR="00753DF9">
        <w:t>ão</w:t>
      </w:r>
      <w:r>
        <w:t xml:space="preserve"> da multidimensionalidade de dados espectrais com o uso de índices espectrais não prejudica</w:t>
      </w:r>
      <w:r w:rsidR="00134859">
        <w:t xml:space="preserve"> </w:t>
      </w:r>
      <w:r>
        <w:t>a</w:t>
      </w:r>
      <w:r w:rsidR="00134859">
        <w:t xml:space="preserve"> acurácia preditiva de mod</w:t>
      </w:r>
      <w:r>
        <w:t>elos preditivos</w:t>
      </w:r>
      <w:r w:rsidR="00134859">
        <w:t xml:space="preserve"> de argila e </w:t>
      </w:r>
      <w:r>
        <w:t>COS</w:t>
      </w:r>
      <w:r w:rsidR="00766C47">
        <w:t>;</w:t>
      </w:r>
    </w:p>
    <w:p w14:paraId="5C147988" w14:textId="5B4773CA" w:rsidR="0015325E" w:rsidRDefault="0015325E" w:rsidP="00323150">
      <w:pPr>
        <w:pStyle w:val="PargrafodaLista"/>
        <w:numPr>
          <w:ilvl w:val="0"/>
          <w:numId w:val="27"/>
        </w:numPr>
      </w:pPr>
      <w:r>
        <w:t>A adição de índices espectrais com</w:t>
      </w:r>
      <w:r w:rsidR="00766C47">
        <w:t xml:space="preserve">o </w:t>
      </w:r>
      <w:proofErr w:type="spellStart"/>
      <w:r w:rsidR="00766C47">
        <w:t>covariaveis</w:t>
      </w:r>
      <w:proofErr w:type="spellEnd"/>
      <w:r>
        <w:t xml:space="preserve"> de modelos preditivos </w:t>
      </w:r>
      <w:r w:rsidR="0035433E">
        <w:t xml:space="preserve">de argila e </w:t>
      </w:r>
      <w:r w:rsidR="00753DF9">
        <w:t>COS melhoram</w:t>
      </w:r>
      <w:r w:rsidR="00766C47">
        <w:t xml:space="preserve"> a </w:t>
      </w:r>
      <w:r w:rsidR="0035433E">
        <w:t xml:space="preserve">sua </w:t>
      </w:r>
      <w:r w:rsidR="00766C47">
        <w:t>acurácia</w:t>
      </w:r>
      <w:r w:rsidR="0035433E">
        <w:t xml:space="preserve"> preditiva</w:t>
      </w:r>
      <w:r w:rsidR="00766C47">
        <w:t>;</w:t>
      </w:r>
    </w:p>
    <w:p w14:paraId="5604CC67" w14:textId="038CEBBA" w:rsidR="0015325E" w:rsidRDefault="00766C47" w:rsidP="00323150">
      <w:pPr>
        <w:pStyle w:val="PargrafodaLista"/>
        <w:numPr>
          <w:ilvl w:val="0"/>
          <w:numId w:val="27"/>
        </w:numPr>
      </w:pPr>
      <w:r>
        <w:t xml:space="preserve">A técnica de pré-processamento </w:t>
      </w:r>
      <w:proofErr w:type="spellStart"/>
      <w:r>
        <w:t>Savitzky-Golay</w:t>
      </w:r>
      <w:proofErr w:type="spellEnd"/>
      <w:r>
        <w:t xml:space="preserve"> 1ª derivada proporciona modelos de predição de argila e COS mais acurados e robustos quando construídos a partir de métodos multivariados não paramétricos;</w:t>
      </w:r>
      <w:del w:id="270" w:author="Liliane" w:date="2021-05-01T18:55:00Z">
        <w:r w:rsidDel="00766C47">
          <w:delText xml:space="preserve"> </w:delText>
        </w:r>
      </w:del>
    </w:p>
    <w:p w14:paraId="71706498" w14:textId="3B435E07" w:rsidR="0015325E" w:rsidRPr="0092032A" w:rsidRDefault="00766C47" w:rsidP="00323150">
      <w:pPr>
        <w:pStyle w:val="PargrafodaLista"/>
        <w:numPr>
          <w:ilvl w:val="0"/>
          <w:numId w:val="27"/>
        </w:numPr>
        <w:rPr>
          <w:rPrChange w:id="271" w:author="Liliane" w:date="2021-04-17T16:37:00Z">
            <w:rPr>
              <w:color w:val="000000" w:themeColor="text1"/>
            </w:rPr>
          </w:rPrChange>
        </w:rPr>
      </w:pPr>
      <w:r>
        <w:t>Os índices espectrais impactam de forma distinta no desempenho preditivo dos métodos estatísticos multivariados testados.</w:t>
      </w:r>
      <w:r w:rsidR="0015325E">
        <w:t xml:space="preserve"> </w:t>
      </w:r>
    </w:p>
    <w:p w14:paraId="393D293C" w14:textId="77777777" w:rsidR="00EE3FE7" w:rsidRPr="00EE3FE7" w:rsidRDefault="00EE3FE7">
      <w:pPr>
        <w:pPrChange w:id="272" w:author="Liliane" w:date="2021-04-17T15:49:00Z">
          <w:pPr>
            <w:autoSpaceDE w:val="0"/>
            <w:autoSpaceDN w:val="0"/>
            <w:adjustRightInd w:val="0"/>
            <w:spacing w:line="240" w:lineRule="auto"/>
            <w:ind w:firstLine="0"/>
          </w:pPr>
        </w:pPrChange>
      </w:pPr>
    </w:p>
    <w:p w14:paraId="162126D7" w14:textId="10DBB3D1" w:rsidR="00EA6335" w:rsidRDefault="00EA6335" w:rsidP="00EA6335">
      <w:pPr>
        <w:autoSpaceDE w:val="0"/>
        <w:autoSpaceDN w:val="0"/>
        <w:adjustRightInd w:val="0"/>
        <w:spacing w:line="240" w:lineRule="auto"/>
        <w:ind w:firstLine="0"/>
        <w:rPr>
          <w:rFonts w:ascii="Times New Roman" w:hAnsi="Times New Roman" w:cs="Times New Roman"/>
          <w:szCs w:val="24"/>
        </w:rPr>
      </w:pPr>
    </w:p>
    <w:p w14:paraId="550BFFDA" w14:textId="77777777" w:rsidR="00C16479" w:rsidRDefault="00C16479">
      <w:pPr>
        <w:autoSpaceDE w:val="0"/>
        <w:autoSpaceDN w:val="0"/>
        <w:adjustRightInd w:val="0"/>
        <w:spacing w:line="240" w:lineRule="auto"/>
        <w:ind w:firstLine="0"/>
        <w:rPr>
          <w:ins w:id="273" w:author="Liliane" w:date="2021-04-18T23:24:00Z"/>
          <w:rFonts w:cs="Arial"/>
          <w:b/>
          <w:szCs w:val="24"/>
        </w:rPr>
        <w:pPrChange w:id="274" w:author="Taciara Zborowski Horst" w:date="2021-03-30T18:37:00Z">
          <w:pPr>
            <w:autoSpaceDE w:val="0"/>
            <w:autoSpaceDN w:val="0"/>
            <w:adjustRightInd w:val="0"/>
            <w:spacing w:line="240" w:lineRule="auto"/>
          </w:pPr>
        </w:pPrChange>
      </w:pPr>
    </w:p>
    <w:p w14:paraId="486324BD" w14:textId="77777777" w:rsidR="00C16479" w:rsidRDefault="00C16479">
      <w:pPr>
        <w:autoSpaceDE w:val="0"/>
        <w:autoSpaceDN w:val="0"/>
        <w:adjustRightInd w:val="0"/>
        <w:spacing w:line="240" w:lineRule="auto"/>
        <w:ind w:firstLine="0"/>
        <w:rPr>
          <w:ins w:id="275" w:author="Liliane" w:date="2021-04-18T23:24:00Z"/>
          <w:rFonts w:cs="Arial"/>
          <w:b/>
          <w:szCs w:val="24"/>
        </w:rPr>
        <w:pPrChange w:id="276" w:author="Taciara Zborowski Horst" w:date="2021-03-30T18:37:00Z">
          <w:pPr>
            <w:autoSpaceDE w:val="0"/>
            <w:autoSpaceDN w:val="0"/>
            <w:adjustRightInd w:val="0"/>
            <w:spacing w:line="240" w:lineRule="auto"/>
          </w:pPr>
        </w:pPrChange>
      </w:pPr>
    </w:p>
    <w:p w14:paraId="1E8538A2" w14:textId="77777777" w:rsidR="00C16479" w:rsidRDefault="00C16479">
      <w:pPr>
        <w:autoSpaceDE w:val="0"/>
        <w:autoSpaceDN w:val="0"/>
        <w:adjustRightInd w:val="0"/>
        <w:spacing w:line="240" w:lineRule="auto"/>
        <w:ind w:firstLine="0"/>
        <w:rPr>
          <w:ins w:id="277" w:author="Liliane" w:date="2021-04-18T23:24:00Z"/>
          <w:rFonts w:cs="Arial"/>
          <w:b/>
          <w:szCs w:val="24"/>
        </w:rPr>
        <w:pPrChange w:id="278" w:author="Taciara Zborowski Horst" w:date="2021-03-30T18:37:00Z">
          <w:pPr>
            <w:autoSpaceDE w:val="0"/>
            <w:autoSpaceDN w:val="0"/>
            <w:adjustRightInd w:val="0"/>
            <w:spacing w:line="240" w:lineRule="auto"/>
          </w:pPr>
        </w:pPrChange>
      </w:pPr>
    </w:p>
    <w:p w14:paraId="77DA6DBF" w14:textId="77777777" w:rsidR="00C16479" w:rsidRDefault="00C16479">
      <w:pPr>
        <w:autoSpaceDE w:val="0"/>
        <w:autoSpaceDN w:val="0"/>
        <w:adjustRightInd w:val="0"/>
        <w:spacing w:line="240" w:lineRule="auto"/>
        <w:ind w:firstLine="0"/>
        <w:rPr>
          <w:ins w:id="279" w:author="Liliane" w:date="2021-04-18T23:24:00Z"/>
          <w:rFonts w:cs="Arial"/>
          <w:b/>
          <w:szCs w:val="24"/>
        </w:rPr>
        <w:pPrChange w:id="280" w:author="Taciara Zborowski Horst" w:date="2021-03-30T18:37:00Z">
          <w:pPr>
            <w:autoSpaceDE w:val="0"/>
            <w:autoSpaceDN w:val="0"/>
            <w:adjustRightInd w:val="0"/>
            <w:spacing w:line="240" w:lineRule="auto"/>
          </w:pPr>
        </w:pPrChange>
      </w:pPr>
    </w:p>
    <w:p w14:paraId="11B142DB" w14:textId="77777777" w:rsidR="00C16479" w:rsidRDefault="00C16479">
      <w:pPr>
        <w:autoSpaceDE w:val="0"/>
        <w:autoSpaceDN w:val="0"/>
        <w:adjustRightInd w:val="0"/>
        <w:spacing w:line="240" w:lineRule="auto"/>
        <w:ind w:firstLine="0"/>
        <w:rPr>
          <w:ins w:id="281" w:author="Liliane" w:date="2021-04-18T23:24:00Z"/>
          <w:rFonts w:cs="Arial"/>
          <w:b/>
          <w:szCs w:val="24"/>
        </w:rPr>
        <w:pPrChange w:id="282" w:author="Taciara Zborowski Horst" w:date="2021-03-30T18:37:00Z">
          <w:pPr>
            <w:autoSpaceDE w:val="0"/>
            <w:autoSpaceDN w:val="0"/>
            <w:adjustRightInd w:val="0"/>
            <w:spacing w:line="240" w:lineRule="auto"/>
          </w:pPr>
        </w:pPrChange>
      </w:pPr>
    </w:p>
    <w:p w14:paraId="585E98CF" w14:textId="77777777" w:rsidR="00C16479" w:rsidRDefault="00C16479">
      <w:pPr>
        <w:autoSpaceDE w:val="0"/>
        <w:autoSpaceDN w:val="0"/>
        <w:adjustRightInd w:val="0"/>
        <w:spacing w:line="240" w:lineRule="auto"/>
        <w:ind w:firstLine="0"/>
        <w:rPr>
          <w:ins w:id="283" w:author="Liliane" w:date="2021-04-18T23:24:00Z"/>
          <w:rFonts w:cs="Arial"/>
          <w:b/>
          <w:szCs w:val="24"/>
        </w:rPr>
        <w:pPrChange w:id="284" w:author="Taciara Zborowski Horst" w:date="2021-03-30T18:37:00Z">
          <w:pPr>
            <w:autoSpaceDE w:val="0"/>
            <w:autoSpaceDN w:val="0"/>
            <w:adjustRightInd w:val="0"/>
            <w:spacing w:line="240" w:lineRule="auto"/>
          </w:pPr>
        </w:pPrChange>
      </w:pPr>
    </w:p>
    <w:p w14:paraId="40192174" w14:textId="77777777" w:rsidR="00C16479" w:rsidRDefault="00C16479">
      <w:pPr>
        <w:autoSpaceDE w:val="0"/>
        <w:autoSpaceDN w:val="0"/>
        <w:adjustRightInd w:val="0"/>
        <w:spacing w:line="240" w:lineRule="auto"/>
        <w:ind w:firstLine="0"/>
        <w:rPr>
          <w:ins w:id="285" w:author="Liliane" w:date="2021-04-18T23:24:00Z"/>
          <w:rFonts w:cs="Arial"/>
          <w:b/>
          <w:szCs w:val="24"/>
        </w:rPr>
        <w:pPrChange w:id="286" w:author="Taciara Zborowski Horst" w:date="2021-03-30T18:37:00Z">
          <w:pPr>
            <w:autoSpaceDE w:val="0"/>
            <w:autoSpaceDN w:val="0"/>
            <w:adjustRightInd w:val="0"/>
            <w:spacing w:line="240" w:lineRule="auto"/>
          </w:pPr>
        </w:pPrChange>
      </w:pPr>
    </w:p>
    <w:p w14:paraId="1F253A55" w14:textId="77777777" w:rsidR="00C16479" w:rsidRDefault="00C16479">
      <w:pPr>
        <w:autoSpaceDE w:val="0"/>
        <w:autoSpaceDN w:val="0"/>
        <w:adjustRightInd w:val="0"/>
        <w:spacing w:line="240" w:lineRule="auto"/>
        <w:ind w:firstLine="0"/>
        <w:rPr>
          <w:ins w:id="287" w:author="Liliane" w:date="2021-04-18T23:24:00Z"/>
          <w:rFonts w:cs="Arial"/>
          <w:b/>
          <w:szCs w:val="24"/>
        </w:rPr>
        <w:pPrChange w:id="288" w:author="Taciara Zborowski Horst" w:date="2021-03-30T18:37:00Z">
          <w:pPr>
            <w:autoSpaceDE w:val="0"/>
            <w:autoSpaceDN w:val="0"/>
            <w:adjustRightInd w:val="0"/>
            <w:spacing w:line="240" w:lineRule="auto"/>
          </w:pPr>
        </w:pPrChange>
      </w:pPr>
    </w:p>
    <w:p w14:paraId="723B8486" w14:textId="77777777" w:rsidR="00C16479" w:rsidRDefault="00C16479">
      <w:pPr>
        <w:autoSpaceDE w:val="0"/>
        <w:autoSpaceDN w:val="0"/>
        <w:adjustRightInd w:val="0"/>
        <w:spacing w:line="240" w:lineRule="auto"/>
        <w:ind w:firstLine="0"/>
        <w:rPr>
          <w:ins w:id="289" w:author="Liliane" w:date="2021-04-18T23:24:00Z"/>
          <w:rFonts w:cs="Arial"/>
          <w:b/>
          <w:szCs w:val="24"/>
        </w:rPr>
        <w:pPrChange w:id="290" w:author="Taciara Zborowski Horst" w:date="2021-03-30T18:37:00Z">
          <w:pPr>
            <w:autoSpaceDE w:val="0"/>
            <w:autoSpaceDN w:val="0"/>
            <w:adjustRightInd w:val="0"/>
            <w:spacing w:line="240" w:lineRule="auto"/>
          </w:pPr>
        </w:pPrChange>
      </w:pPr>
    </w:p>
    <w:p w14:paraId="70580AFA" w14:textId="77777777" w:rsidR="00C16479" w:rsidRDefault="00C16479">
      <w:pPr>
        <w:autoSpaceDE w:val="0"/>
        <w:autoSpaceDN w:val="0"/>
        <w:adjustRightInd w:val="0"/>
        <w:spacing w:line="240" w:lineRule="auto"/>
        <w:ind w:firstLine="0"/>
        <w:rPr>
          <w:ins w:id="291" w:author="Liliane" w:date="2021-04-18T23:24:00Z"/>
          <w:rFonts w:cs="Arial"/>
          <w:b/>
          <w:szCs w:val="24"/>
        </w:rPr>
        <w:pPrChange w:id="292" w:author="Taciara Zborowski Horst" w:date="2021-03-30T18:37:00Z">
          <w:pPr>
            <w:autoSpaceDE w:val="0"/>
            <w:autoSpaceDN w:val="0"/>
            <w:adjustRightInd w:val="0"/>
            <w:spacing w:line="240" w:lineRule="auto"/>
          </w:pPr>
        </w:pPrChange>
      </w:pPr>
    </w:p>
    <w:p w14:paraId="7CAA1439" w14:textId="77777777" w:rsidR="00C16479" w:rsidRDefault="00C16479">
      <w:pPr>
        <w:autoSpaceDE w:val="0"/>
        <w:autoSpaceDN w:val="0"/>
        <w:adjustRightInd w:val="0"/>
        <w:spacing w:line="240" w:lineRule="auto"/>
        <w:ind w:firstLine="0"/>
        <w:rPr>
          <w:ins w:id="293" w:author="Liliane" w:date="2021-04-18T23:24:00Z"/>
          <w:rFonts w:cs="Arial"/>
          <w:b/>
          <w:szCs w:val="24"/>
        </w:rPr>
        <w:pPrChange w:id="294" w:author="Taciara Zborowski Horst" w:date="2021-03-30T18:37:00Z">
          <w:pPr>
            <w:autoSpaceDE w:val="0"/>
            <w:autoSpaceDN w:val="0"/>
            <w:adjustRightInd w:val="0"/>
            <w:spacing w:line="240" w:lineRule="auto"/>
          </w:pPr>
        </w:pPrChange>
      </w:pPr>
    </w:p>
    <w:p w14:paraId="23D6D535" w14:textId="77777777" w:rsidR="00C16479" w:rsidRDefault="00C16479">
      <w:pPr>
        <w:autoSpaceDE w:val="0"/>
        <w:autoSpaceDN w:val="0"/>
        <w:adjustRightInd w:val="0"/>
        <w:spacing w:line="240" w:lineRule="auto"/>
        <w:ind w:firstLine="0"/>
        <w:rPr>
          <w:ins w:id="295" w:author="Liliane" w:date="2021-04-18T23:24:00Z"/>
          <w:rFonts w:cs="Arial"/>
          <w:b/>
          <w:szCs w:val="24"/>
        </w:rPr>
        <w:pPrChange w:id="296" w:author="Taciara Zborowski Horst" w:date="2021-03-30T18:37:00Z">
          <w:pPr>
            <w:autoSpaceDE w:val="0"/>
            <w:autoSpaceDN w:val="0"/>
            <w:adjustRightInd w:val="0"/>
            <w:spacing w:line="240" w:lineRule="auto"/>
          </w:pPr>
        </w:pPrChange>
      </w:pPr>
    </w:p>
    <w:p w14:paraId="03BE0788" w14:textId="77777777" w:rsidR="00C16479" w:rsidRDefault="00C16479">
      <w:pPr>
        <w:autoSpaceDE w:val="0"/>
        <w:autoSpaceDN w:val="0"/>
        <w:adjustRightInd w:val="0"/>
        <w:spacing w:line="240" w:lineRule="auto"/>
        <w:ind w:firstLine="0"/>
        <w:rPr>
          <w:ins w:id="297" w:author="Liliane" w:date="2021-04-18T23:24:00Z"/>
          <w:rFonts w:cs="Arial"/>
          <w:b/>
          <w:szCs w:val="24"/>
        </w:rPr>
        <w:pPrChange w:id="298" w:author="Taciara Zborowski Horst" w:date="2021-03-30T18:37:00Z">
          <w:pPr>
            <w:autoSpaceDE w:val="0"/>
            <w:autoSpaceDN w:val="0"/>
            <w:adjustRightInd w:val="0"/>
            <w:spacing w:line="240" w:lineRule="auto"/>
          </w:pPr>
        </w:pPrChange>
      </w:pPr>
    </w:p>
    <w:p w14:paraId="2C33A581" w14:textId="77777777" w:rsidR="00C16479" w:rsidRDefault="00C16479">
      <w:pPr>
        <w:autoSpaceDE w:val="0"/>
        <w:autoSpaceDN w:val="0"/>
        <w:adjustRightInd w:val="0"/>
        <w:spacing w:line="240" w:lineRule="auto"/>
        <w:ind w:firstLine="0"/>
        <w:rPr>
          <w:ins w:id="299" w:author="Liliane" w:date="2021-04-18T23:24:00Z"/>
          <w:rFonts w:cs="Arial"/>
          <w:b/>
          <w:szCs w:val="24"/>
        </w:rPr>
        <w:pPrChange w:id="300" w:author="Taciara Zborowski Horst" w:date="2021-03-30T18:37:00Z">
          <w:pPr>
            <w:autoSpaceDE w:val="0"/>
            <w:autoSpaceDN w:val="0"/>
            <w:adjustRightInd w:val="0"/>
            <w:spacing w:line="240" w:lineRule="auto"/>
          </w:pPr>
        </w:pPrChange>
      </w:pPr>
    </w:p>
    <w:p w14:paraId="54610913" w14:textId="77777777" w:rsidR="00C16479" w:rsidRDefault="00C16479">
      <w:pPr>
        <w:autoSpaceDE w:val="0"/>
        <w:autoSpaceDN w:val="0"/>
        <w:adjustRightInd w:val="0"/>
        <w:spacing w:line="240" w:lineRule="auto"/>
        <w:ind w:firstLine="0"/>
        <w:rPr>
          <w:ins w:id="301" w:author="Liliane" w:date="2021-04-18T23:24:00Z"/>
          <w:rFonts w:cs="Arial"/>
          <w:b/>
          <w:szCs w:val="24"/>
        </w:rPr>
        <w:pPrChange w:id="302" w:author="Taciara Zborowski Horst" w:date="2021-03-30T18:37:00Z">
          <w:pPr>
            <w:autoSpaceDE w:val="0"/>
            <w:autoSpaceDN w:val="0"/>
            <w:adjustRightInd w:val="0"/>
            <w:spacing w:line="240" w:lineRule="auto"/>
          </w:pPr>
        </w:pPrChange>
      </w:pPr>
    </w:p>
    <w:p w14:paraId="29A5F51F" w14:textId="77777777" w:rsidR="00C16479" w:rsidRDefault="00C16479">
      <w:pPr>
        <w:autoSpaceDE w:val="0"/>
        <w:autoSpaceDN w:val="0"/>
        <w:adjustRightInd w:val="0"/>
        <w:spacing w:line="240" w:lineRule="auto"/>
        <w:ind w:firstLine="0"/>
        <w:rPr>
          <w:ins w:id="303" w:author="Liliane" w:date="2021-04-18T23:24:00Z"/>
          <w:rFonts w:cs="Arial"/>
          <w:b/>
          <w:szCs w:val="24"/>
        </w:rPr>
        <w:pPrChange w:id="304" w:author="Taciara Zborowski Horst" w:date="2021-03-30T18:37:00Z">
          <w:pPr>
            <w:autoSpaceDE w:val="0"/>
            <w:autoSpaceDN w:val="0"/>
            <w:adjustRightInd w:val="0"/>
            <w:spacing w:line="240" w:lineRule="auto"/>
          </w:pPr>
        </w:pPrChange>
      </w:pPr>
    </w:p>
    <w:p w14:paraId="5EB96A38" w14:textId="77777777" w:rsidR="00C16479" w:rsidRDefault="00C16479">
      <w:pPr>
        <w:autoSpaceDE w:val="0"/>
        <w:autoSpaceDN w:val="0"/>
        <w:adjustRightInd w:val="0"/>
        <w:spacing w:line="240" w:lineRule="auto"/>
        <w:ind w:firstLine="0"/>
        <w:rPr>
          <w:ins w:id="305" w:author="Liliane" w:date="2021-04-18T23:24:00Z"/>
          <w:rFonts w:cs="Arial"/>
          <w:b/>
          <w:szCs w:val="24"/>
        </w:rPr>
        <w:pPrChange w:id="306" w:author="Taciara Zborowski Horst" w:date="2021-03-30T18:37:00Z">
          <w:pPr>
            <w:autoSpaceDE w:val="0"/>
            <w:autoSpaceDN w:val="0"/>
            <w:adjustRightInd w:val="0"/>
            <w:spacing w:line="240" w:lineRule="auto"/>
          </w:pPr>
        </w:pPrChange>
      </w:pPr>
    </w:p>
    <w:p w14:paraId="0A2CDCE2" w14:textId="77777777" w:rsidR="00C16479" w:rsidRDefault="00C16479">
      <w:pPr>
        <w:autoSpaceDE w:val="0"/>
        <w:autoSpaceDN w:val="0"/>
        <w:adjustRightInd w:val="0"/>
        <w:spacing w:line="240" w:lineRule="auto"/>
        <w:ind w:firstLine="0"/>
        <w:rPr>
          <w:ins w:id="307" w:author="Liliane" w:date="2021-04-18T23:24:00Z"/>
          <w:rFonts w:cs="Arial"/>
          <w:b/>
          <w:szCs w:val="24"/>
        </w:rPr>
        <w:pPrChange w:id="308" w:author="Taciara Zborowski Horst" w:date="2021-03-30T18:37:00Z">
          <w:pPr>
            <w:autoSpaceDE w:val="0"/>
            <w:autoSpaceDN w:val="0"/>
            <w:adjustRightInd w:val="0"/>
            <w:spacing w:line="240" w:lineRule="auto"/>
          </w:pPr>
        </w:pPrChange>
      </w:pPr>
    </w:p>
    <w:p w14:paraId="76228B36" w14:textId="77777777" w:rsidR="00C16479" w:rsidRDefault="00C16479">
      <w:pPr>
        <w:autoSpaceDE w:val="0"/>
        <w:autoSpaceDN w:val="0"/>
        <w:adjustRightInd w:val="0"/>
        <w:spacing w:line="240" w:lineRule="auto"/>
        <w:ind w:firstLine="0"/>
        <w:rPr>
          <w:ins w:id="309" w:author="Liliane" w:date="2021-04-18T23:24:00Z"/>
          <w:rFonts w:cs="Arial"/>
          <w:b/>
          <w:szCs w:val="24"/>
        </w:rPr>
        <w:pPrChange w:id="310" w:author="Taciara Zborowski Horst" w:date="2021-03-30T18:37:00Z">
          <w:pPr>
            <w:autoSpaceDE w:val="0"/>
            <w:autoSpaceDN w:val="0"/>
            <w:adjustRightInd w:val="0"/>
            <w:spacing w:line="240" w:lineRule="auto"/>
          </w:pPr>
        </w:pPrChange>
      </w:pPr>
    </w:p>
    <w:p w14:paraId="264390E7" w14:textId="77777777" w:rsidR="00C16479" w:rsidRDefault="00C16479">
      <w:pPr>
        <w:autoSpaceDE w:val="0"/>
        <w:autoSpaceDN w:val="0"/>
        <w:adjustRightInd w:val="0"/>
        <w:spacing w:line="240" w:lineRule="auto"/>
        <w:ind w:firstLine="0"/>
        <w:rPr>
          <w:ins w:id="311" w:author="Liliane" w:date="2021-04-18T23:24:00Z"/>
          <w:rFonts w:cs="Arial"/>
          <w:b/>
          <w:szCs w:val="24"/>
        </w:rPr>
        <w:pPrChange w:id="312" w:author="Taciara Zborowski Horst" w:date="2021-03-30T18:37:00Z">
          <w:pPr>
            <w:autoSpaceDE w:val="0"/>
            <w:autoSpaceDN w:val="0"/>
            <w:adjustRightInd w:val="0"/>
            <w:spacing w:line="240" w:lineRule="auto"/>
          </w:pPr>
        </w:pPrChange>
      </w:pPr>
    </w:p>
    <w:p w14:paraId="091AB22E" w14:textId="77777777" w:rsidR="00C16479" w:rsidRDefault="00C16479">
      <w:pPr>
        <w:autoSpaceDE w:val="0"/>
        <w:autoSpaceDN w:val="0"/>
        <w:adjustRightInd w:val="0"/>
        <w:spacing w:line="240" w:lineRule="auto"/>
        <w:ind w:firstLine="0"/>
        <w:rPr>
          <w:ins w:id="313" w:author="Liliane" w:date="2021-04-18T23:24:00Z"/>
          <w:rFonts w:cs="Arial"/>
          <w:b/>
          <w:szCs w:val="24"/>
        </w:rPr>
        <w:pPrChange w:id="314" w:author="Taciara Zborowski Horst" w:date="2021-03-30T18:37:00Z">
          <w:pPr>
            <w:autoSpaceDE w:val="0"/>
            <w:autoSpaceDN w:val="0"/>
            <w:adjustRightInd w:val="0"/>
            <w:spacing w:line="240" w:lineRule="auto"/>
          </w:pPr>
        </w:pPrChange>
      </w:pPr>
    </w:p>
    <w:p w14:paraId="60325465" w14:textId="77777777" w:rsidR="00C16479" w:rsidRDefault="00C16479">
      <w:pPr>
        <w:autoSpaceDE w:val="0"/>
        <w:autoSpaceDN w:val="0"/>
        <w:adjustRightInd w:val="0"/>
        <w:spacing w:line="240" w:lineRule="auto"/>
        <w:ind w:firstLine="0"/>
        <w:rPr>
          <w:ins w:id="315" w:author="Liliane" w:date="2021-04-18T23:24:00Z"/>
          <w:rFonts w:cs="Arial"/>
          <w:b/>
          <w:szCs w:val="24"/>
        </w:rPr>
        <w:pPrChange w:id="316" w:author="Taciara Zborowski Horst" w:date="2021-03-30T18:37:00Z">
          <w:pPr>
            <w:autoSpaceDE w:val="0"/>
            <w:autoSpaceDN w:val="0"/>
            <w:adjustRightInd w:val="0"/>
            <w:spacing w:line="240" w:lineRule="auto"/>
          </w:pPr>
        </w:pPrChange>
      </w:pPr>
    </w:p>
    <w:p w14:paraId="05DC7DB0" w14:textId="77777777" w:rsidR="00C16479" w:rsidRDefault="00C16479">
      <w:pPr>
        <w:autoSpaceDE w:val="0"/>
        <w:autoSpaceDN w:val="0"/>
        <w:adjustRightInd w:val="0"/>
        <w:spacing w:line="240" w:lineRule="auto"/>
        <w:ind w:firstLine="0"/>
        <w:rPr>
          <w:ins w:id="317" w:author="Liliane" w:date="2021-04-18T23:24:00Z"/>
          <w:rFonts w:cs="Arial"/>
          <w:b/>
          <w:szCs w:val="24"/>
        </w:rPr>
        <w:pPrChange w:id="318" w:author="Taciara Zborowski Horst" w:date="2021-03-30T18:37:00Z">
          <w:pPr>
            <w:autoSpaceDE w:val="0"/>
            <w:autoSpaceDN w:val="0"/>
            <w:adjustRightInd w:val="0"/>
            <w:spacing w:line="240" w:lineRule="auto"/>
          </w:pPr>
        </w:pPrChange>
      </w:pPr>
    </w:p>
    <w:p w14:paraId="4BE7329E" w14:textId="77777777" w:rsidR="00C16479" w:rsidRDefault="00C16479">
      <w:pPr>
        <w:autoSpaceDE w:val="0"/>
        <w:autoSpaceDN w:val="0"/>
        <w:adjustRightInd w:val="0"/>
        <w:spacing w:line="240" w:lineRule="auto"/>
        <w:ind w:firstLine="0"/>
        <w:rPr>
          <w:ins w:id="319" w:author="Liliane" w:date="2021-04-18T23:24:00Z"/>
          <w:rFonts w:cs="Arial"/>
          <w:b/>
          <w:szCs w:val="24"/>
        </w:rPr>
        <w:pPrChange w:id="320" w:author="Taciara Zborowski Horst" w:date="2021-03-30T18:37:00Z">
          <w:pPr>
            <w:autoSpaceDE w:val="0"/>
            <w:autoSpaceDN w:val="0"/>
            <w:adjustRightInd w:val="0"/>
            <w:spacing w:line="240" w:lineRule="auto"/>
          </w:pPr>
        </w:pPrChange>
      </w:pPr>
    </w:p>
    <w:p w14:paraId="3617CBA5" w14:textId="77777777" w:rsidR="00C16479" w:rsidRDefault="00C16479">
      <w:pPr>
        <w:autoSpaceDE w:val="0"/>
        <w:autoSpaceDN w:val="0"/>
        <w:adjustRightInd w:val="0"/>
        <w:spacing w:line="240" w:lineRule="auto"/>
        <w:ind w:firstLine="0"/>
        <w:rPr>
          <w:ins w:id="321" w:author="Liliane" w:date="2021-04-18T23:24:00Z"/>
          <w:rFonts w:cs="Arial"/>
          <w:b/>
          <w:szCs w:val="24"/>
        </w:rPr>
        <w:pPrChange w:id="322" w:author="Taciara Zborowski Horst" w:date="2021-03-30T18:37:00Z">
          <w:pPr>
            <w:autoSpaceDE w:val="0"/>
            <w:autoSpaceDN w:val="0"/>
            <w:adjustRightInd w:val="0"/>
            <w:spacing w:line="240" w:lineRule="auto"/>
          </w:pPr>
        </w:pPrChange>
      </w:pPr>
    </w:p>
    <w:p w14:paraId="49EC594D" w14:textId="77777777" w:rsidR="00C16479" w:rsidRDefault="00C16479">
      <w:pPr>
        <w:autoSpaceDE w:val="0"/>
        <w:autoSpaceDN w:val="0"/>
        <w:adjustRightInd w:val="0"/>
        <w:spacing w:line="240" w:lineRule="auto"/>
        <w:ind w:firstLine="0"/>
        <w:rPr>
          <w:ins w:id="323" w:author="Liliane" w:date="2021-04-18T23:24:00Z"/>
          <w:rFonts w:cs="Arial"/>
          <w:b/>
          <w:szCs w:val="24"/>
        </w:rPr>
        <w:pPrChange w:id="324" w:author="Taciara Zborowski Horst" w:date="2021-03-30T18:37:00Z">
          <w:pPr>
            <w:autoSpaceDE w:val="0"/>
            <w:autoSpaceDN w:val="0"/>
            <w:adjustRightInd w:val="0"/>
            <w:spacing w:line="240" w:lineRule="auto"/>
          </w:pPr>
        </w:pPrChange>
      </w:pPr>
    </w:p>
    <w:p w14:paraId="7F8DC551" w14:textId="77777777" w:rsidR="00C16479" w:rsidRDefault="00C16479">
      <w:pPr>
        <w:autoSpaceDE w:val="0"/>
        <w:autoSpaceDN w:val="0"/>
        <w:adjustRightInd w:val="0"/>
        <w:spacing w:line="240" w:lineRule="auto"/>
        <w:ind w:firstLine="0"/>
        <w:rPr>
          <w:ins w:id="325" w:author="Liliane" w:date="2021-04-18T23:24:00Z"/>
          <w:rFonts w:cs="Arial"/>
          <w:b/>
          <w:szCs w:val="24"/>
        </w:rPr>
        <w:pPrChange w:id="326" w:author="Taciara Zborowski Horst" w:date="2021-03-30T18:37:00Z">
          <w:pPr>
            <w:autoSpaceDE w:val="0"/>
            <w:autoSpaceDN w:val="0"/>
            <w:adjustRightInd w:val="0"/>
            <w:spacing w:line="240" w:lineRule="auto"/>
          </w:pPr>
        </w:pPrChange>
      </w:pPr>
    </w:p>
    <w:p w14:paraId="7CD7A02B" w14:textId="77777777" w:rsidR="00C16479" w:rsidRDefault="00C16479">
      <w:pPr>
        <w:autoSpaceDE w:val="0"/>
        <w:autoSpaceDN w:val="0"/>
        <w:adjustRightInd w:val="0"/>
        <w:spacing w:line="240" w:lineRule="auto"/>
        <w:ind w:firstLine="0"/>
        <w:rPr>
          <w:ins w:id="327" w:author="Liliane" w:date="2021-04-18T23:24:00Z"/>
          <w:rFonts w:cs="Arial"/>
          <w:b/>
          <w:szCs w:val="24"/>
        </w:rPr>
        <w:pPrChange w:id="328" w:author="Taciara Zborowski Horst" w:date="2021-03-30T18:37:00Z">
          <w:pPr>
            <w:autoSpaceDE w:val="0"/>
            <w:autoSpaceDN w:val="0"/>
            <w:adjustRightInd w:val="0"/>
            <w:spacing w:line="240" w:lineRule="auto"/>
          </w:pPr>
        </w:pPrChange>
      </w:pPr>
    </w:p>
    <w:p w14:paraId="7728999D" w14:textId="77777777" w:rsidR="00C16479" w:rsidRDefault="00C16479">
      <w:pPr>
        <w:autoSpaceDE w:val="0"/>
        <w:autoSpaceDN w:val="0"/>
        <w:adjustRightInd w:val="0"/>
        <w:spacing w:line="240" w:lineRule="auto"/>
        <w:ind w:firstLine="0"/>
        <w:rPr>
          <w:ins w:id="329" w:author="Liliane" w:date="2021-04-18T23:24:00Z"/>
          <w:rFonts w:cs="Arial"/>
          <w:b/>
          <w:szCs w:val="24"/>
        </w:rPr>
        <w:pPrChange w:id="330" w:author="Taciara Zborowski Horst" w:date="2021-03-30T18:37:00Z">
          <w:pPr>
            <w:autoSpaceDE w:val="0"/>
            <w:autoSpaceDN w:val="0"/>
            <w:adjustRightInd w:val="0"/>
            <w:spacing w:line="240" w:lineRule="auto"/>
          </w:pPr>
        </w:pPrChange>
      </w:pPr>
    </w:p>
    <w:p w14:paraId="6B9A0FF2" w14:textId="77777777" w:rsidR="00C16479" w:rsidRDefault="00C16479">
      <w:pPr>
        <w:autoSpaceDE w:val="0"/>
        <w:autoSpaceDN w:val="0"/>
        <w:adjustRightInd w:val="0"/>
        <w:spacing w:line="240" w:lineRule="auto"/>
        <w:ind w:firstLine="0"/>
        <w:rPr>
          <w:ins w:id="331" w:author="Liliane" w:date="2021-04-18T23:24:00Z"/>
          <w:rFonts w:cs="Arial"/>
          <w:b/>
          <w:szCs w:val="24"/>
        </w:rPr>
        <w:pPrChange w:id="332" w:author="Taciara Zborowski Horst" w:date="2021-03-30T18:37:00Z">
          <w:pPr>
            <w:autoSpaceDE w:val="0"/>
            <w:autoSpaceDN w:val="0"/>
            <w:adjustRightInd w:val="0"/>
            <w:spacing w:line="240" w:lineRule="auto"/>
          </w:pPr>
        </w:pPrChange>
      </w:pPr>
    </w:p>
    <w:p w14:paraId="1062B71F" w14:textId="77777777" w:rsidR="00C16479" w:rsidRDefault="00C16479">
      <w:pPr>
        <w:autoSpaceDE w:val="0"/>
        <w:autoSpaceDN w:val="0"/>
        <w:adjustRightInd w:val="0"/>
        <w:spacing w:line="240" w:lineRule="auto"/>
        <w:ind w:firstLine="0"/>
        <w:rPr>
          <w:ins w:id="333" w:author="Liliane" w:date="2021-04-18T23:24:00Z"/>
          <w:rFonts w:cs="Arial"/>
          <w:b/>
          <w:szCs w:val="24"/>
        </w:rPr>
        <w:pPrChange w:id="334" w:author="Taciara Zborowski Horst" w:date="2021-03-30T18:37:00Z">
          <w:pPr>
            <w:autoSpaceDE w:val="0"/>
            <w:autoSpaceDN w:val="0"/>
            <w:adjustRightInd w:val="0"/>
            <w:spacing w:line="240" w:lineRule="auto"/>
          </w:pPr>
        </w:pPrChange>
      </w:pPr>
    </w:p>
    <w:p w14:paraId="578E04C2" w14:textId="0FACC024" w:rsidR="00EA6335" w:rsidRDefault="00126550">
      <w:pPr>
        <w:autoSpaceDE w:val="0"/>
        <w:autoSpaceDN w:val="0"/>
        <w:adjustRightInd w:val="0"/>
        <w:spacing w:line="240" w:lineRule="auto"/>
        <w:ind w:firstLine="0"/>
        <w:rPr>
          <w:rFonts w:cs="Arial"/>
          <w:b/>
          <w:color w:val="000000" w:themeColor="text1"/>
          <w:szCs w:val="24"/>
        </w:rPr>
        <w:pPrChange w:id="335" w:author="Taciara Zborowski Horst" w:date="2021-03-30T18:37:00Z">
          <w:pPr>
            <w:autoSpaceDE w:val="0"/>
            <w:autoSpaceDN w:val="0"/>
            <w:adjustRightInd w:val="0"/>
            <w:spacing w:line="240" w:lineRule="auto"/>
          </w:pPr>
        </w:pPrChange>
      </w:pPr>
      <w:r w:rsidRPr="00EE3FE7">
        <w:rPr>
          <w:rFonts w:cs="Arial"/>
          <w:b/>
          <w:szCs w:val="24"/>
          <w:rPrChange w:id="336" w:author="Liliane" w:date="2021-04-17T15:49:00Z">
            <w:rPr>
              <w:rFonts w:cs="Arial"/>
              <w:color w:val="000000" w:themeColor="text1"/>
              <w:szCs w:val="24"/>
            </w:rPr>
          </w:rPrChange>
        </w:rPr>
        <w:t>4</w:t>
      </w:r>
      <w:r w:rsidRPr="00EE3FE7">
        <w:rPr>
          <w:rFonts w:cs="Arial"/>
          <w:b/>
          <w:color w:val="000000" w:themeColor="text1"/>
          <w:szCs w:val="24"/>
          <w:rPrChange w:id="337" w:author="Liliane" w:date="2021-04-17T15:49:00Z">
            <w:rPr>
              <w:rFonts w:ascii="Times New Roman" w:hAnsi="Times New Roman" w:cs="Times New Roman"/>
              <w:szCs w:val="24"/>
            </w:rPr>
          </w:rPrChange>
        </w:rPr>
        <w:t xml:space="preserve"> </w:t>
      </w:r>
      <w:r w:rsidR="00EA6335" w:rsidRPr="00EE3FE7">
        <w:rPr>
          <w:rFonts w:cs="Arial"/>
          <w:b/>
          <w:color w:val="000000" w:themeColor="text1"/>
          <w:szCs w:val="24"/>
          <w:rPrChange w:id="338" w:author="Liliane" w:date="2021-04-17T15:49:00Z">
            <w:rPr>
              <w:rFonts w:ascii="Times New Roman" w:hAnsi="Times New Roman" w:cs="Times New Roman"/>
              <w:szCs w:val="24"/>
            </w:rPr>
          </w:rPrChange>
        </w:rPr>
        <w:t>OBJETIVOS</w:t>
      </w:r>
    </w:p>
    <w:p w14:paraId="5FC6823E" w14:textId="676CB534" w:rsidR="00625DF1" w:rsidRPr="00085642" w:rsidRDefault="00625DF1">
      <w:pPr>
        <w:pStyle w:val="Ttulo2"/>
        <w:rPr>
          <w:lang w:val="pt-BR"/>
          <w:rPrChange w:id="339" w:author="Liliane" w:date="2021-05-06T08:52:00Z">
            <w:rPr>
              <w:rFonts w:eastAsiaTheme="majorEastAsia" w:cstheme="majorBidi"/>
              <w:szCs w:val="26"/>
            </w:rPr>
          </w:rPrChange>
        </w:rPr>
        <w:pPrChange w:id="340" w:author="Liliane" w:date="2021-04-17T16:00:00Z">
          <w:pPr>
            <w:autoSpaceDE w:val="0"/>
            <w:autoSpaceDN w:val="0"/>
            <w:adjustRightInd w:val="0"/>
            <w:spacing w:line="240" w:lineRule="auto"/>
          </w:pPr>
        </w:pPrChange>
      </w:pPr>
      <w:r w:rsidRPr="00A411E0">
        <w:rPr>
          <w:lang w:val="pt-BR"/>
          <w:rPrChange w:id="341" w:author="Liliane" w:date="2021-04-18T19:29:00Z">
            <w:rPr/>
          </w:rPrChange>
        </w:rPr>
        <w:t>4.1</w:t>
      </w:r>
      <w:r w:rsidR="009763B5" w:rsidRPr="00A411E0">
        <w:rPr>
          <w:lang w:val="pt-BR"/>
          <w:rPrChange w:id="342" w:author="Liliane" w:date="2021-04-18T19:29:00Z">
            <w:rPr/>
          </w:rPrChange>
        </w:rPr>
        <w:t>. GERAL</w:t>
      </w:r>
    </w:p>
    <w:p w14:paraId="769D03C9" w14:textId="3784FBE0" w:rsidR="00625DF1" w:rsidRDefault="00625DF1">
      <w:pPr>
        <w:ind w:firstLine="720"/>
        <w:rPr>
          <w:ins w:id="343" w:author="Liliane" w:date="2021-04-17T16:01:00Z"/>
          <w:rFonts w:cs="Arial"/>
          <w:szCs w:val="24"/>
        </w:rPr>
        <w:pPrChange w:id="344" w:author="Liliane" w:date="2021-04-17T16:47:00Z">
          <w:pPr>
            <w:autoSpaceDE w:val="0"/>
            <w:autoSpaceDN w:val="0"/>
            <w:adjustRightInd w:val="0"/>
            <w:spacing w:line="240" w:lineRule="auto"/>
          </w:pPr>
        </w:pPrChange>
      </w:pPr>
      <w:r>
        <w:rPr>
          <w:rFonts w:cs="Arial"/>
          <w:szCs w:val="24"/>
        </w:rPr>
        <w:t>Avaliar</w:t>
      </w:r>
      <w:r w:rsidRPr="00C249C1">
        <w:rPr>
          <w:rFonts w:cs="Arial"/>
          <w:szCs w:val="24"/>
        </w:rPr>
        <w:t xml:space="preserve"> o </w:t>
      </w:r>
      <w:r>
        <w:rPr>
          <w:rFonts w:cs="Arial"/>
          <w:szCs w:val="24"/>
        </w:rPr>
        <w:t xml:space="preserve">uso </w:t>
      </w:r>
      <w:r w:rsidRPr="00C249C1">
        <w:rPr>
          <w:rFonts w:cs="Arial"/>
          <w:szCs w:val="24"/>
        </w:rPr>
        <w:t xml:space="preserve">dos índices espectrais como </w:t>
      </w:r>
      <w:proofErr w:type="spellStart"/>
      <w:r w:rsidRPr="00C249C1">
        <w:rPr>
          <w:rFonts w:cs="Arial"/>
          <w:szCs w:val="24"/>
        </w:rPr>
        <w:t>covariáveis</w:t>
      </w:r>
      <w:proofErr w:type="spellEnd"/>
      <w:r w:rsidRPr="00C249C1">
        <w:rPr>
          <w:rFonts w:cs="Arial"/>
          <w:szCs w:val="24"/>
        </w:rPr>
        <w:t xml:space="preserve"> </w:t>
      </w:r>
      <w:proofErr w:type="spellStart"/>
      <w:r w:rsidRPr="00C249C1">
        <w:rPr>
          <w:rFonts w:cs="Arial"/>
          <w:szCs w:val="24"/>
        </w:rPr>
        <w:t>preditoras</w:t>
      </w:r>
      <w:proofErr w:type="spellEnd"/>
      <w:r w:rsidRPr="00C249C1">
        <w:rPr>
          <w:rFonts w:cs="Arial"/>
          <w:szCs w:val="24"/>
        </w:rPr>
        <w:t xml:space="preserve"> </w:t>
      </w:r>
      <w:r>
        <w:rPr>
          <w:rFonts w:cs="Arial"/>
          <w:szCs w:val="24"/>
        </w:rPr>
        <w:t xml:space="preserve">em modelos preditivos </w:t>
      </w:r>
      <w:r w:rsidRPr="00C249C1">
        <w:rPr>
          <w:rFonts w:cs="Arial"/>
          <w:szCs w:val="24"/>
        </w:rPr>
        <w:t>dos teores de COS e argila em solos subtropicais do Sul do Brasil.</w:t>
      </w:r>
    </w:p>
    <w:p w14:paraId="6D629AB8" w14:textId="77777777" w:rsidR="00625DF1" w:rsidRDefault="00625DF1">
      <w:pPr>
        <w:ind w:firstLine="0"/>
        <w:rPr>
          <w:ins w:id="345" w:author="Liliane" w:date="2021-04-17T16:01:00Z"/>
          <w:rFonts w:cs="Arial"/>
          <w:szCs w:val="24"/>
        </w:rPr>
        <w:pPrChange w:id="346" w:author="Liliane" w:date="2021-04-17T16:01:00Z">
          <w:pPr>
            <w:autoSpaceDE w:val="0"/>
            <w:autoSpaceDN w:val="0"/>
            <w:adjustRightInd w:val="0"/>
            <w:spacing w:line="240" w:lineRule="auto"/>
          </w:pPr>
        </w:pPrChange>
      </w:pPr>
    </w:p>
    <w:p w14:paraId="7AD68857" w14:textId="77777777" w:rsidR="00625DF1" w:rsidRPr="00625DF1" w:rsidRDefault="00625DF1">
      <w:pPr>
        <w:ind w:firstLine="0"/>
        <w:pPrChange w:id="347" w:author="Liliane" w:date="2021-04-17T16:01:00Z">
          <w:pPr>
            <w:autoSpaceDE w:val="0"/>
            <w:autoSpaceDN w:val="0"/>
            <w:adjustRightInd w:val="0"/>
            <w:spacing w:line="240" w:lineRule="auto"/>
          </w:pPr>
        </w:pPrChange>
      </w:pPr>
    </w:p>
    <w:p w14:paraId="1339696B" w14:textId="270DA0B4" w:rsidR="00625DF1" w:rsidRDefault="00625DF1">
      <w:pPr>
        <w:pStyle w:val="Ttulo2"/>
        <w:pPrChange w:id="348" w:author="Liliane" w:date="2021-04-17T16:02:00Z">
          <w:pPr>
            <w:autoSpaceDE w:val="0"/>
            <w:autoSpaceDN w:val="0"/>
            <w:adjustRightInd w:val="0"/>
            <w:spacing w:line="240" w:lineRule="auto"/>
          </w:pPr>
        </w:pPrChange>
      </w:pPr>
      <w:r>
        <w:t>4.2. ESPECÍFICOS</w:t>
      </w:r>
    </w:p>
    <w:p w14:paraId="50DAE119" w14:textId="0A775F7A" w:rsidR="00625DF1" w:rsidRPr="00702FF1" w:rsidRDefault="00702FF1" w:rsidP="00702FF1">
      <w:pPr>
        <w:pStyle w:val="PargrafodaLista"/>
        <w:numPr>
          <w:ilvl w:val="0"/>
          <w:numId w:val="25"/>
        </w:numPr>
      </w:pPr>
      <w:r w:rsidRPr="00702FF1">
        <w:t>Testar</w:t>
      </w:r>
      <w:r w:rsidR="005714F4">
        <w:t xml:space="preserve"> o efeito da redução da dimensionalidade dos dados espectrais na acurácia dos modelos preditivos de argila e COS;</w:t>
      </w:r>
    </w:p>
    <w:p w14:paraId="7BEF8C9C" w14:textId="28109D90" w:rsidR="00702FF1" w:rsidRDefault="005714F4" w:rsidP="00702FF1">
      <w:pPr>
        <w:pStyle w:val="PargrafodaLista"/>
        <w:numPr>
          <w:ilvl w:val="0"/>
          <w:numId w:val="25"/>
        </w:numPr>
      </w:pPr>
      <w:r>
        <w:t xml:space="preserve">Avaliar o desempenho preditivo de modelos de argila e COS </w:t>
      </w:r>
      <w:r w:rsidR="0044332F">
        <w:t>com a adição de índices espectrais;</w:t>
      </w:r>
    </w:p>
    <w:p w14:paraId="5F320624" w14:textId="1A8D27C5" w:rsidR="00753DF9" w:rsidRDefault="0044332F" w:rsidP="00702FF1">
      <w:pPr>
        <w:pStyle w:val="PargrafodaLista"/>
        <w:numPr>
          <w:ilvl w:val="0"/>
          <w:numId w:val="25"/>
        </w:numPr>
      </w:pPr>
      <w:r>
        <w:t xml:space="preserve">Avaliar o impacto da técnica de pré-processamento </w:t>
      </w:r>
      <w:proofErr w:type="spellStart"/>
      <w:r>
        <w:t>Savitzky-Golay</w:t>
      </w:r>
      <w:proofErr w:type="spellEnd"/>
      <w:r>
        <w:t xml:space="preserve"> 1ª </w:t>
      </w:r>
      <w:r w:rsidR="00FB6B47">
        <w:t xml:space="preserve">no desempenho preditivo de modelos de argila e COS desenvolvidos a partir métodos </w:t>
      </w:r>
      <w:r w:rsidR="00A45318">
        <w:t>multivariados não</w:t>
      </w:r>
      <w:r w:rsidR="00FB6B47">
        <w:t xml:space="preserve"> paramétricos;</w:t>
      </w:r>
    </w:p>
    <w:p w14:paraId="0D494B3A" w14:textId="4D9E9CB4" w:rsidR="00FB6B47" w:rsidRPr="00702FF1" w:rsidRDefault="00545E12" w:rsidP="00702FF1">
      <w:pPr>
        <w:pStyle w:val="PargrafodaLista"/>
        <w:numPr>
          <w:ilvl w:val="0"/>
          <w:numId w:val="25"/>
        </w:numPr>
      </w:pPr>
      <w:r>
        <w:t>Avaliar o comportamento dos</w:t>
      </w:r>
      <w:r w:rsidR="00A45318">
        <w:t xml:space="preserve"> índices espectrais nos diferentes métodos estatísticos multivariados empregados.</w:t>
      </w:r>
    </w:p>
    <w:p w14:paraId="24CD64B4" w14:textId="77777777" w:rsidR="00625DF1" w:rsidRPr="00702FF1" w:rsidRDefault="00625DF1">
      <w:pPr>
        <w:pPrChange w:id="349" w:author="Liliane" w:date="2021-04-17T16:01:00Z">
          <w:pPr>
            <w:autoSpaceDE w:val="0"/>
            <w:autoSpaceDN w:val="0"/>
            <w:adjustRightInd w:val="0"/>
            <w:spacing w:line="240" w:lineRule="auto"/>
          </w:pPr>
        </w:pPrChange>
      </w:pPr>
    </w:p>
    <w:p w14:paraId="077EDD27" w14:textId="77777777" w:rsidR="00625DF1" w:rsidRPr="00702FF1" w:rsidRDefault="00625DF1">
      <w:pPr>
        <w:rPr>
          <w:rPrChange w:id="350" w:author="Liliane" w:date="2021-04-17T16:13:00Z">
            <w:rPr>
              <w:rFonts w:ascii="Times New Roman" w:hAnsi="Times New Roman" w:cs="Times New Roman"/>
              <w:szCs w:val="24"/>
            </w:rPr>
          </w:rPrChange>
        </w:rPr>
        <w:pPrChange w:id="351" w:author="Liliane" w:date="2021-04-17T16:00:00Z">
          <w:pPr>
            <w:autoSpaceDE w:val="0"/>
            <w:autoSpaceDN w:val="0"/>
            <w:adjustRightInd w:val="0"/>
            <w:spacing w:line="240" w:lineRule="auto"/>
          </w:pPr>
        </w:pPrChange>
      </w:pPr>
    </w:p>
    <w:p w14:paraId="56755D42" w14:textId="77777777" w:rsidR="0020348D" w:rsidRPr="0089577F" w:rsidRDefault="0020348D" w:rsidP="00EE2900"/>
    <w:p w14:paraId="4DEE15BC" w14:textId="317002A7" w:rsidR="000058A9" w:rsidRPr="0089577F" w:rsidRDefault="000058A9" w:rsidP="00BA0794">
      <w:pPr>
        <w:ind w:firstLine="0"/>
        <w:rPr>
          <w:rFonts w:cs="Arial"/>
        </w:rPr>
      </w:pPr>
    </w:p>
    <w:p w14:paraId="0B2AA915" w14:textId="77777777" w:rsidR="00C16479" w:rsidRDefault="00C16479" w:rsidP="000058A9">
      <w:pPr>
        <w:pStyle w:val="Ttulo1"/>
        <w:rPr>
          <w:ins w:id="352" w:author="Liliane" w:date="2021-04-18T23:24:00Z"/>
          <w:rFonts w:cs="Arial"/>
          <w:lang w:val="pt-BR"/>
        </w:rPr>
      </w:pPr>
      <w:bookmarkStart w:id="353" w:name="_2et92p0" w:colFirst="0" w:colLast="0"/>
      <w:bookmarkStart w:id="354" w:name="_Toc518373194"/>
      <w:bookmarkEnd w:id="353"/>
    </w:p>
    <w:p w14:paraId="7EA53064" w14:textId="77777777" w:rsidR="00C16479" w:rsidRDefault="00C16479" w:rsidP="000058A9">
      <w:pPr>
        <w:pStyle w:val="Ttulo1"/>
        <w:rPr>
          <w:ins w:id="355" w:author="Liliane" w:date="2021-04-18T23:24:00Z"/>
          <w:rFonts w:cs="Arial"/>
          <w:lang w:val="pt-BR"/>
        </w:rPr>
      </w:pPr>
    </w:p>
    <w:p w14:paraId="223E5B26" w14:textId="77777777" w:rsidR="00C16479" w:rsidRDefault="00C16479" w:rsidP="000058A9">
      <w:pPr>
        <w:pStyle w:val="Ttulo1"/>
        <w:rPr>
          <w:ins w:id="356" w:author="Liliane" w:date="2021-04-18T23:24:00Z"/>
          <w:rFonts w:cs="Arial"/>
          <w:lang w:val="pt-BR"/>
        </w:rPr>
      </w:pPr>
    </w:p>
    <w:p w14:paraId="4D3B8D28" w14:textId="77777777" w:rsidR="00C16479" w:rsidRDefault="00C16479" w:rsidP="000058A9">
      <w:pPr>
        <w:pStyle w:val="Ttulo1"/>
        <w:rPr>
          <w:ins w:id="357" w:author="Liliane" w:date="2021-04-18T23:24:00Z"/>
          <w:rFonts w:cs="Arial"/>
          <w:lang w:val="pt-BR"/>
        </w:rPr>
      </w:pPr>
    </w:p>
    <w:p w14:paraId="00A314E5" w14:textId="77777777" w:rsidR="00C16479" w:rsidRDefault="00C16479" w:rsidP="000058A9">
      <w:pPr>
        <w:pStyle w:val="Ttulo1"/>
        <w:rPr>
          <w:ins w:id="358" w:author="Liliane" w:date="2021-04-18T23:24:00Z"/>
          <w:rFonts w:cs="Arial"/>
          <w:lang w:val="pt-BR"/>
        </w:rPr>
      </w:pPr>
    </w:p>
    <w:p w14:paraId="0B65551C" w14:textId="77777777" w:rsidR="00C16479" w:rsidRDefault="00C16479" w:rsidP="000058A9">
      <w:pPr>
        <w:pStyle w:val="Ttulo1"/>
        <w:rPr>
          <w:ins w:id="359" w:author="Liliane" w:date="2021-04-18T23:25:00Z"/>
          <w:rFonts w:cs="Arial"/>
          <w:lang w:val="pt-BR"/>
        </w:rPr>
      </w:pPr>
    </w:p>
    <w:p w14:paraId="5BF79391" w14:textId="77777777" w:rsidR="00C16479" w:rsidRDefault="00C16479">
      <w:pPr>
        <w:rPr>
          <w:ins w:id="360" w:author="Liliane" w:date="2021-04-18T23:25:00Z"/>
        </w:rPr>
        <w:pPrChange w:id="361" w:author="Liliane" w:date="2021-04-18T23:25:00Z">
          <w:pPr>
            <w:pStyle w:val="Ttulo1"/>
          </w:pPr>
        </w:pPrChange>
      </w:pPr>
    </w:p>
    <w:p w14:paraId="43E4FB71" w14:textId="77777777" w:rsidR="00C16479" w:rsidRDefault="00C16479">
      <w:pPr>
        <w:rPr>
          <w:ins w:id="362" w:author="Liliane" w:date="2021-04-18T23:25:00Z"/>
        </w:rPr>
        <w:pPrChange w:id="363" w:author="Liliane" w:date="2021-04-18T23:25:00Z">
          <w:pPr>
            <w:pStyle w:val="Ttulo1"/>
          </w:pPr>
        </w:pPrChange>
      </w:pPr>
    </w:p>
    <w:p w14:paraId="428EE8C1" w14:textId="77777777" w:rsidR="00C16479" w:rsidRDefault="00C16479">
      <w:pPr>
        <w:rPr>
          <w:ins w:id="364" w:author="Liliane" w:date="2021-04-18T23:25:00Z"/>
        </w:rPr>
        <w:pPrChange w:id="365" w:author="Liliane" w:date="2021-04-18T23:25:00Z">
          <w:pPr>
            <w:pStyle w:val="Ttulo1"/>
          </w:pPr>
        </w:pPrChange>
      </w:pPr>
    </w:p>
    <w:p w14:paraId="7F84119F" w14:textId="77777777" w:rsidR="00C16479" w:rsidRDefault="00C16479">
      <w:pPr>
        <w:rPr>
          <w:ins w:id="366" w:author="Liliane" w:date="2021-04-18T23:25:00Z"/>
        </w:rPr>
        <w:pPrChange w:id="367" w:author="Liliane" w:date="2021-04-18T23:25:00Z">
          <w:pPr>
            <w:pStyle w:val="Ttulo1"/>
          </w:pPr>
        </w:pPrChange>
      </w:pPr>
    </w:p>
    <w:p w14:paraId="08A4F4FB" w14:textId="77777777" w:rsidR="00C16479" w:rsidRDefault="00C16479">
      <w:pPr>
        <w:rPr>
          <w:ins w:id="368" w:author="Liliane" w:date="2021-04-18T23:25:00Z"/>
        </w:rPr>
        <w:pPrChange w:id="369" w:author="Liliane" w:date="2021-04-18T23:25:00Z">
          <w:pPr>
            <w:pStyle w:val="Ttulo1"/>
          </w:pPr>
        </w:pPrChange>
      </w:pPr>
    </w:p>
    <w:p w14:paraId="3B56EA2C" w14:textId="77777777" w:rsidR="00C16479" w:rsidRPr="00C16479" w:rsidRDefault="00C16479">
      <w:pPr>
        <w:rPr>
          <w:ins w:id="370" w:author="Liliane" w:date="2021-04-18T23:24:00Z"/>
        </w:rPr>
        <w:pPrChange w:id="371" w:author="Liliane" w:date="2021-04-18T23:25:00Z">
          <w:pPr>
            <w:pStyle w:val="Ttulo1"/>
          </w:pPr>
        </w:pPrChange>
      </w:pPr>
    </w:p>
    <w:p w14:paraId="497EC453" w14:textId="77777777" w:rsidR="00C16479" w:rsidRDefault="00C16479" w:rsidP="000058A9">
      <w:pPr>
        <w:pStyle w:val="Ttulo1"/>
        <w:rPr>
          <w:ins w:id="372" w:author="Liliane" w:date="2021-04-18T23:24:00Z"/>
          <w:rFonts w:cs="Arial"/>
          <w:lang w:val="pt-BR"/>
        </w:rPr>
      </w:pPr>
    </w:p>
    <w:p w14:paraId="1F3E8F7D" w14:textId="77777777" w:rsidR="00C16479" w:rsidRDefault="00C16479" w:rsidP="000058A9">
      <w:pPr>
        <w:pStyle w:val="Ttulo1"/>
        <w:rPr>
          <w:ins w:id="373" w:author="Liliane" w:date="2021-04-18T23:24:00Z"/>
          <w:rFonts w:cs="Arial"/>
          <w:lang w:val="pt-BR"/>
        </w:rPr>
      </w:pPr>
    </w:p>
    <w:p w14:paraId="3E137CC9" w14:textId="77777777" w:rsidR="00C16479" w:rsidRDefault="00C16479" w:rsidP="000058A9">
      <w:pPr>
        <w:pStyle w:val="Ttulo1"/>
        <w:rPr>
          <w:ins w:id="374" w:author="Liliane" w:date="2021-04-18T23:24:00Z"/>
          <w:rFonts w:cs="Arial"/>
          <w:lang w:val="pt-BR"/>
        </w:rPr>
      </w:pPr>
    </w:p>
    <w:p w14:paraId="41C4ABEE" w14:textId="078F39CA" w:rsidR="000058A9" w:rsidRPr="005E2653" w:rsidRDefault="00126550" w:rsidP="000058A9">
      <w:pPr>
        <w:pStyle w:val="Ttulo1"/>
        <w:rPr>
          <w:rFonts w:cs="Arial"/>
          <w:lang w:val="pt-BR"/>
        </w:rPr>
      </w:pPr>
      <w:r>
        <w:rPr>
          <w:rFonts w:cs="Arial"/>
          <w:lang w:val="pt-BR"/>
        </w:rPr>
        <w:t>5</w:t>
      </w:r>
      <w:r w:rsidR="000058A9" w:rsidRPr="005E2653">
        <w:rPr>
          <w:rFonts w:cs="Arial"/>
          <w:lang w:val="pt-BR"/>
        </w:rPr>
        <w:t xml:space="preserve"> MATERIAL E MÉTODOS</w:t>
      </w:r>
      <w:bookmarkEnd w:id="354"/>
    </w:p>
    <w:p w14:paraId="3104B31C" w14:textId="77777777" w:rsidR="000058A9" w:rsidRPr="005E2653" w:rsidRDefault="000058A9" w:rsidP="000058A9">
      <w:pPr>
        <w:rPr>
          <w:rFonts w:cs="Arial"/>
        </w:rPr>
      </w:pPr>
    </w:p>
    <w:p w14:paraId="1C58175C" w14:textId="0FD1CF33" w:rsidR="000058A9" w:rsidRPr="006044FB" w:rsidRDefault="00126550" w:rsidP="000058A9">
      <w:pPr>
        <w:pStyle w:val="Ttulo2"/>
        <w:rPr>
          <w:rFonts w:cs="Arial"/>
          <w:lang w:val="pt-BR"/>
        </w:rPr>
      </w:pPr>
      <w:bookmarkStart w:id="375" w:name="_tyjcwt" w:colFirst="0" w:colLast="0"/>
      <w:bookmarkStart w:id="376" w:name="_Toc518373195"/>
      <w:bookmarkStart w:id="377" w:name="_Hlk68029155"/>
      <w:bookmarkEnd w:id="375"/>
      <w:r>
        <w:rPr>
          <w:rFonts w:cs="Arial"/>
          <w:lang w:val="pt-BR"/>
        </w:rPr>
        <w:t>5</w:t>
      </w:r>
      <w:r w:rsidR="000058A9" w:rsidRPr="005E2653">
        <w:rPr>
          <w:rFonts w:cs="Arial"/>
          <w:lang w:val="pt-BR"/>
        </w:rPr>
        <w:t xml:space="preserve">.1 </w:t>
      </w:r>
      <w:bookmarkEnd w:id="376"/>
      <w:r w:rsidR="008B6FC8" w:rsidRPr="006044FB">
        <w:rPr>
          <w:rFonts w:cs="Arial"/>
          <w:lang w:val="pt-BR"/>
        </w:rPr>
        <w:t xml:space="preserve">BIBLIOTECA ESPECTRAL </w:t>
      </w:r>
    </w:p>
    <w:bookmarkEnd w:id="377"/>
    <w:p w14:paraId="75771CD1" w14:textId="28B148D3" w:rsidR="006044FB" w:rsidRPr="006044FB" w:rsidRDefault="006044FB" w:rsidP="006044FB">
      <w:pPr>
        <w:ind w:firstLine="720"/>
        <w:rPr>
          <w:rFonts w:cs="Arial"/>
          <w:szCs w:val="24"/>
        </w:rPr>
      </w:pPr>
      <w:r w:rsidRPr="006044FB">
        <w:rPr>
          <w:rFonts w:cs="Arial"/>
          <w:szCs w:val="24"/>
        </w:rPr>
        <w:t xml:space="preserve">Este estudo foi realizado nos Estados Rio Grande do Sul (RS) e Santa Catarina (SC), no </w:t>
      </w:r>
      <w:r w:rsidR="00CB7C8F">
        <w:rPr>
          <w:rFonts w:cs="Arial"/>
          <w:szCs w:val="24"/>
        </w:rPr>
        <w:t xml:space="preserve">sul do </w:t>
      </w:r>
      <w:r w:rsidRPr="006044FB">
        <w:rPr>
          <w:rFonts w:cs="Arial"/>
          <w:szCs w:val="24"/>
        </w:rPr>
        <w:t xml:space="preserve">Brasil. O clima é predominantemente subtropical e temperado (classes de clima </w:t>
      </w:r>
      <w:proofErr w:type="spellStart"/>
      <w:r w:rsidRPr="006044FB">
        <w:rPr>
          <w:rFonts w:cs="Arial"/>
          <w:szCs w:val="24"/>
        </w:rPr>
        <w:t>Cfa</w:t>
      </w:r>
      <w:proofErr w:type="spellEnd"/>
      <w:r w:rsidRPr="006044FB">
        <w:rPr>
          <w:rFonts w:cs="Arial"/>
          <w:szCs w:val="24"/>
        </w:rPr>
        <w:t xml:space="preserve"> e </w:t>
      </w:r>
      <w:proofErr w:type="spellStart"/>
      <w:r w:rsidRPr="006044FB">
        <w:rPr>
          <w:rFonts w:cs="Arial"/>
          <w:szCs w:val="24"/>
        </w:rPr>
        <w:t>Cfb</w:t>
      </w:r>
      <w:proofErr w:type="spellEnd"/>
      <w:r w:rsidRPr="006044FB">
        <w:rPr>
          <w:rFonts w:cs="Arial"/>
          <w:szCs w:val="24"/>
        </w:rPr>
        <w:t xml:space="preserve"> de </w:t>
      </w:r>
      <w:proofErr w:type="spellStart"/>
      <w:r w:rsidRPr="006044FB">
        <w:rPr>
          <w:rFonts w:cs="Arial"/>
          <w:szCs w:val="24"/>
        </w:rPr>
        <w:t>Köppen</w:t>
      </w:r>
      <w:proofErr w:type="spellEnd"/>
      <w:r w:rsidRPr="006044FB">
        <w:rPr>
          <w:rFonts w:cs="Arial"/>
          <w:szCs w:val="24"/>
        </w:rPr>
        <w:t>, respectivamente)</w:t>
      </w:r>
      <w:r w:rsidR="00E43320">
        <w:rPr>
          <w:rFonts w:cs="Arial"/>
          <w:szCs w:val="24"/>
        </w:rPr>
        <w:t>, segundo ALVARES et al. (2013)</w:t>
      </w:r>
      <w:r w:rsidRPr="006044FB">
        <w:rPr>
          <w:rFonts w:cs="Arial"/>
          <w:szCs w:val="24"/>
        </w:rPr>
        <w:t xml:space="preserve">. Os principais usos da terra </w:t>
      </w:r>
      <w:r w:rsidR="00BC1B46">
        <w:rPr>
          <w:rFonts w:cs="Arial"/>
          <w:szCs w:val="24"/>
        </w:rPr>
        <w:t xml:space="preserve">incluem lavouras de culturas anuais, florestas plantadas do gênero </w:t>
      </w:r>
      <w:r w:rsidR="00BC1B46" w:rsidRPr="00BC1B46">
        <w:rPr>
          <w:rFonts w:cs="Arial"/>
          <w:i/>
          <w:szCs w:val="24"/>
          <w:rPrChange w:id="378" w:author="Liliane" w:date="2021-04-16T19:37:00Z">
            <w:rPr>
              <w:rFonts w:cs="Arial"/>
              <w:szCs w:val="24"/>
            </w:rPr>
          </w:rPrChange>
        </w:rPr>
        <w:t>Pinus</w:t>
      </w:r>
      <w:r w:rsidR="00BC1B46">
        <w:rPr>
          <w:rFonts w:cs="Arial"/>
          <w:szCs w:val="24"/>
        </w:rPr>
        <w:t>, florestas nativas e campo nativo com exploração pecuária (MOURA-BUENO et al., 2020; ROSIN et al., 2021).</w:t>
      </w:r>
    </w:p>
    <w:p w14:paraId="759968D8" w14:textId="36641C2D" w:rsidR="006044FB" w:rsidRDefault="006044FB" w:rsidP="006044FB">
      <w:pPr>
        <w:ind w:firstLine="720"/>
        <w:rPr>
          <w:rFonts w:cs="Arial"/>
          <w:szCs w:val="24"/>
        </w:rPr>
      </w:pPr>
      <w:r w:rsidRPr="006044FB">
        <w:rPr>
          <w:rFonts w:cs="Arial"/>
          <w:szCs w:val="24"/>
        </w:rPr>
        <w:t xml:space="preserve">Uma biblioteca espectral (BES) contendo 2672 amostras foi utilizada (Figura 1). </w:t>
      </w:r>
      <w:r w:rsidR="00EA6335">
        <w:rPr>
          <w:rFonts w:cs="Arial"/>
          <w:szCs w:val="24"/>
        </w:rPr>
        <w:t>Essas amostras foram coletadas entre 20</w:t>
      </w:r>
      <w:r w:rsidR="00CB7C8F">
        <w:rPr>
          <w:rFonts w:cs="Arial"/>
          <w:szCs w:val="24"/>
        </w:rPr>
        <w:t>08</w:t>
      </w:r>
      <w:r w:rsidR="00EA6335">
        <w:rPr>
          <w:rFonts w:cs="Arial"/>
          <w:szCs w:val="24"/>
        </w:rPr>
        <w:t xml:space="preserve"> e </w:t>
      </w:r>
      <w:r w:rsidR="00CB7C8F">
        <w:rPr>
          <w:rFonts w:cs="Arial"/>
          <w:szCs w:val="24"/>
        </w:rPr>
        <w:t>2017</w:t>
      </w:r>
      <w:r w:rsidR="004A21C4">
        <w:rPr>
          <w:rFonts w:cs="Arial"/>
          <w:szCs w:val="24"/>
        </w:rPr>
        <w:t xml:space="preserve"> em projetos independentes (</w:t>
      </w:r>
      <w:r w:rsidR="00BC1B46">
        <w:rPr>
          <w:rFonts w:cs="Arial"/>
          <w:szCs w:val="24"/>
        </w:rPr>
        <w:t>SAMUEL-ROSA et al., 2013; FLORES et al., 2015; RAMOS et al., 2017; DOTTO et al., 2018; HORST et al., 201</w:t>
      </w:r>
      <w:r w:rsidR="005065BA">
        <w:rPr>
          <w:rFonts w:cs="Arial"/>
          <w:szCs w:val="24"/>
        </w:rPr>
        <w:t>7</w:t>
      </w:r>
      <w:r w:rsidR="00BC1B46">
        <w:rPr>
          <w:rFonts w:cs="Arial"/>
          <w:szCs w:val="24"/>
        </w:rPr>
        <w:t xml:space="preserve">; MOURA-BUENO et al., 2019; </w:t>
      </w:r>
      <w:r w:rsidR="00BC1B46" w:rsidRPr="004E0679">
        <w:rPr>
          <w:rFonts w:cs="Arial"/>
          <w:color w:val="FF0000"/>
          <w:szCs w:val="24"/>
          <w:rPrChange w:id="379" w:author="Liliane" w:date="2021-04-16T19:42:00Z">
            <w:rPr>
              <w:rFonts w:cs="Arial"/>
              <w:szCs w:val="24"/>
            </w:rPr>
          </w:rPrChange>
        </w:rPr>
        <w:t>FALTA BD DA DANY</w:t>
      </w:r>
      <w:r w:rsidR="00BC1B46">
        <w:rPr>
          <w:rFonts w:cs="Arial"/>
          <w:szCs w:val="24"/>
        </w:rPr>
        <w:t>)</w:t>
      </w:r>
      <w:r w:rsidR="004E0679">
        <w:rPr>
          <w:rFonts w:cs="Arial"/>
          <w:szCs w:val="24"/>
        </w:rPr>
        <w:t>.</w:t>
      </w:r>
      <w:ins w:id="380" w:author="Taciara Zborowski Horst" w:date="2021-03-30T18:46:00Z">
        <w:r w:rsidR="004A21C4">
          <w:rPr>
            <w:rFonts w:cs="Arial"/>
            <w:szCs w:val="24"/>
          </w:rPr>
          <w:t xml:space="preserve"> </w:t>
        </w:r>
      </w:ins>
      <w:r w:rsidR="004A21C4">
        <w:t xml:space="preserve">As amostras que compõem a BES são originadas de diferentes regiões </w:t>
      </w:r>
      <w:proofErr w:type="spellStart"/>
      <w:r w:rsidR="004A21C4">
        <w:t>fisiográficas</w:t>
      </w:r>
      <w:proofErr w:type="spellEnd"/>
      <w:r w:rsidR="004A21C4">
        <w:t xml:space="preserve">, mais especificamente das regiões da Depressão Central e Planalto, ambas situadas no RS e a região Serrana de SC. </w:t>
      </w:r>
      <w:r w:rsidRPr="006044FB">
        <w:rPr>
          <w:rFonts w:cs="Arial"/>
          <w:szCs w:val="24"/>
        </w:rPr>
        <w:t xml:space="preserve">A BES inclui amostras representativas do Sul do Brasil, incluindo amostras de </w:t>
      </w:r>
      <w:proofErr w:type="spellStart"/>
      <w:r w:rsidRPr="006044FB">
        <w:rPr>
          <w:rFonts w:cs="Arial"/>
          <w:szCs w:val="24"/>
        </w:rPr>
        <w:t>Argissolos</w:t>
      </w:r>
      <w:proofErr w:type="spellEnd"/>
      <w:r w:rsidRPr="006044FB">
        <w:rPr>
          <w:rFonts w:cs="Arial"/>
          <w:szCs w:val="24"/>
        </w:rPr>
        <w:t xml:space="preserve">, </w:t>
      </w:r>
      <w:proofErr w:type="spellStart"/>
      <w:r w:rsidRPr="006044FB">
        <w:rPr>
          <w:rFonts w:cs="Arial"/>
          <w:szCs w:val="24"/>
        </w:rPr>
        <w:t>Cambissolos</w:t>
      </w:r>
      <w:proofErr w:type="spellEnd"/>
      <w:r w:rsidRPr="006044FB">
        <w:rPr>
          <w:rFonts w:cs="Arial"/>
          <w:szCs w:val="24"/>
        </w:rPr>
        <w:t xml:space="preserve"> </w:t>
      </w:r>
      <w:proofErr w:type="spellStart"/>
      <w:r w:rsidRPr="006044FB">
        <w:rPr>
          <w:rFonts w:cs="Arial"/>
          <w:szCs w:val="24"/>
        </w:rPr>
        <w:t>Háplicos</w:t>
      </w:r>
      <w:proofErr w:type="spellEnd"/>
      <w:r w:rsidRPr="006044FB">
        <w:rPr>
          <w:rFonts w:cs="Arial"/>
          <w:szCs w:val="24"/>
        </w:rPr>
        <w:t xml:space="preserve">, </w:t>
      </w:r>
      <w:proofErr w:type="spellStart"/>
      <w:r w:rsidRPr="006044FB">
        <w:rPr>
          <w:rFonts w:cs="Arial"/>
          <w:szCs w:val="24"/>
        </w:rPr>
        <w:t>Cambissolos</w:t>
      </w:r>
      <w:proofErr w:type="spellEnd"/>
      <w:r w:rsidRPr="006044FB">
        <w:rPr>
          <w:rFonts w:cs="Arial"/>
          <w:szCs w:val="24"/>
        </w:rPr>
        <w:t xml:space="preserve"> Húmicos, </w:t>
      </w:r>
      <w:proofErr w:type="spellStart"/>
      <w:r w:rsidRPr="006044FB">
        <w:rPr>
          <w:rFonts w:cs="Arial"/>
          <w:szCs w:val="24"/>
        </w:rPr>
        <w:t>Gleissolos</w:t>
      </w:r>
      <w:proofErr w:type="spellEnd"/>
      <w:r w:rsidRPr="006044FB">
        <w:rPr>
          <w:rFonts w:cs="Arial"/>
          <w:szCs w:val="24"/>
        </w:rPr>
        <w:t xml:space="preserve"> </w:t>
      </w:r>
      <w:proofErr w:type="spellStart"/>
      <w:r w:rsidRPr="006044FB">
        <w:rPr>
          <w:rFonts w:cs="Arial"/>
          <w:szCs w:val="24"/>
        </w:rPr>
        <w:t>Háplicos</w:t>
      </w:r>
      <w:proofErr w:type="spellEnd"/>
      <w:r w:rsidRPr="006044FB">
        <w:rPr>
          <w:rFonts w:cs="Arial"/>
          <w:szCs w:val="24"/>
        </w:rPr>
        <w:t xml:space="preserve">, </w:t>
      </w:r>
      <w:proofErr w:type="spellStart"/>
      <w:r w:rsidRPr="006044FB">
        <w:rPr>
          <w:rFonts w:cs="Arial"/>
          <w:szCs w:val="24"/>
        </w:rPr>
        <w:t>Gleissolos</w:t>
      </w:r>
      <w:proofErr w:type="spellEnd"/>
      <w:r w:rsidRPr="006044FB">
        <w:rPr>
          <w:rFonts w:cs="Arial"/>
          <w:szCs w:val="24"/>
        </w:rPr>
        <w:t xml:space="preserve"> Melânicos, </w:t>
      </w:r>
      <w:proofErr w:type="spellStart"/>
      <w:r w:rsidRPr="006044FB">
        <w:rPr>
          <w:rFonts w:cs="Arial"/>
          <w:szCs w:val="24"/>
        </w:rPr>
        <w:t>Latossolos</w:t>
      </w:r>
      <w:proofErr w:type="spellEnd"/>
      <w:r w:rsidRPr="006044FB">
        <w:rPr>
          <w:rFonts w:cs="Arial"/>
          <w:szCs w:val="24"/>
        </w:rPr>
        <w:t xml:space="preserve"> Vermelho-Amarelos, </w:t>
      </w:r>
      <w:proofErr w:type="spellStart"/>
      <w:r w:rsidRPr="006044FB">
        <w:rPr>
          <w:rFonts w:cs="Arial"/>
          <w:szCs w:val="24"/>
        </w:rPr>
        <w:lastRenderedPageBreak/>
        <w:t>Latossolos</w:t>
      </w:r>
      <w:proofErr w:type="spellEnd"/>
      <w:r w:rsidRPr="006044FB">
        <w:rPr>
          <w:rFonts w:cs="Arial"/>
          <w:szCs w:val="24"/>
        </w:rPr>
        <w:t xml:space="preserve"> Vermelhos, </w:t>
      </w:r>
      <w:proofErr w:type="spellStart"/>
      <w:r w:rsidRPr="006044FB">
        <w:rPr>
          <w:rFonts w:cs="Arial"/>
          <w:szCs w:val="24"/>
        </w:rPr>
        <w:t>Neossolos</w:t>
      </w:r>
      <w:proofErr w:type="spellEnd"/>
      <w:r w:rsidRPr="006044FB">
        <w:rPr>
          <w:rFonts w:cs="Arial"/>
          <w:szCs w:val="24"/>
        </w:rPr>
        <w:t xml:space="preserve"> </w:t>
      </w:r>
      <w:proofErr w:type="spellStart"/>
      <w:r w:rsidRPr="006044FB">
        <w:rPr>
          <w:rFonts w:cs="Arial"/>
          <w:szCs w:val="24"/>
        </w:rPr>
        <w:t>Litólicos</w:t>
      </w:r>
      <w:proofErr w:type="spellEnd"/>
      <w:r w:rsidRPr="006044FB">
        <w:rPr>
          <w:rFonts w:cs="Arial"/>
          <w:szCs w:val="24"/>
        </w:rPr>
        <w:t xml:space="preserve">, </w:t>
      </w:r>
      <w:proofErr w:type="spellStart"/>
      <w:r w:rsidRPr="006044FB">
        <w:rPr>
          <w:rFonts w:cs="Arial"/>
          <w:szCs w:val="24"/>
        </w:rPr>
        <w:t>Neossolos</w:t>
      </w:r>
      <w:proofErr w:type="spellEnd"/>
      <w:r w:rsidRPr="006044FB">
        <w:rPr>
          <w:rFonts w:cs="Arial"/>
          <w:szCs w:val="24"/>
        </w:rPr>
        <w:t xml:space="preserve"> </w:t>
      </w:r>
      <w:proofErr w:type="spellStart"/>
      <w:r w:rsidRPr="006044FB">
        <w:rPr>
          <w:rFonts w:cs="Arial"/>
          <w:szCs w:val="24"/>
        </w:rPr>
        <w:t>Regolíticos</w:t>
      </w:r>
      <w:proofErr w:type="spellEnd"/>
      <w:r w:rsidRPr="006044FB">
        <w:rPr>
          <w:rFonts w:cs="Arial"/>
          <w:szCs w:val="24"/>
        </w:rPr>
        <w:t xml:space="preserve">, </w:t>
      </w:r>
      <w:proofErr w:type="spellStart"/>
      <w:r w:rsidRPr="006044FB">
        <w:rPr>
          <w:rFonts w:cs="Arial"/>
          <w:szCs w:val="24"/>
        </w:rPr>
        <w:t>Nitossolos</w:t>
      </w:r>
      <w:proofErr w:type="spellEnd"/>
      <w:r w:rsidRPr="006044FB">
        <w:rPr>
          <w:rFonts w:cs="Arial"/>
          <w:szCs w:val="24"/>
        </w:rPr>
        <w:t xml:space="preserve"> Vermelhos, </w:t>
      </w:r>
      <w:proofErr w:type="spellStart"/>
      <w:r w:rsidRPr="006044FB">
        <w:rPr>
          <w:rFonts w:cs="Arial"/>
          <w:szCs w:val="24"/>
        </w:rPr>
        <w:t>Organossolos</w:t>
      </w:r>
      <w:proofErr w:type="spellEnd"/>
      <w:r w:rsidRPr="006044FB">
        <w:rPr>
          <w:rFonts w:cs="Arial"/>
          <w:szCs w:val="24"/>
        </w:rPr>
        <w:t xml:space="preserve"> e </w:t>
      </w:r>
      <w:proofErr w:type="spellStart"/>
      <w:r w:rsidRPr="006044FB">
        <w:rPr>
          <w:rFonts w:cs="Arial"/>
          <w:szCs w:val="24"/>
        </w:rPr>
        <w:t>Planossolos</w:t>
      </w:r>
      <w:proofErr w:type="spellEnd"/>
      <w:r w:rsidRPr="006044FB">
        <w:rPr>
          <w:rFonts w:cs="Arial"/>
          <w:szCs w:val="24"/>
        </w:rPr>
        <w:t xml:space="preserve">. O material de origem varia entre basalto, </w:t>
      </w:r>
      <w:proofErr w:type="spellStart"/>
      <w:r w:rsidRPr="006044FB">
        <w:rPr>
          <w:rFonts w:cs="Arial"/>
          <w:szCs w:val="24"/>
        </w:rPr>
        <w:t>riolito</w:t>
      </w:r>
      <w:proofErr w:type="spellEnd"/>
      <w:r w:rsidRPr="006044FB">
        <w:rPr>
          <w:rFonts w:cs="Arial"/>
          <w:szCs w:val="24"/>
        </w:rPr>
        <w:t xml:space="preserve">, </w:t>
      </w:r>
      <w:proofErr w:type="spellStart"/>
      <w:r w:rsidRPr="006044FB">
        <w:rPr>
          <w:rFonts w:cs="Arial"/>
          <w:szCs w:val="24"/>
        </w:rPr>
        <w:t>riodacito</w:t>
      </w:r>
      <w:proofErr w:type="spellEnd"/>
      <w:r w:rsidRPr="006044FB">
        <w:rPr>
          <w:rFonts w:cs="Arial"/>
          <w:szCs w:val="24"/>
        </w:rPr>
        <w:t xml:space="preserve">, andesito-basalto, arenitos eólicos e fluviais e depósitos fluviais e </w:t>
      </w:r>
      <w:proofErr w:type="spellStart"/>
      <w:r w:rsidRPr="006044FB">
        <w:rPr>
          <w:rFonts w:cs="Arial"/>
          <w:szCs w:val="24"/>
        </w:rPr>
        <w:t>coluviais</w:t>
      </w:r>
      <w:proofErr w:type="spellEnd"/>
      <w:r w:rsidRPr="006044FB">
        <w:rPr>
          <w:rFonts w:cs="Arial"/>
          <w:szCs w:val="24"/>
        </w:rPr>
        <w:t xml:space="preserve"> em altitudes entre 200 a 1300 metros. </w:t>
      </w:r>
      <w:r>
        <w:rPr>
          <w:rFonts w:cs="Arial"/>
          <w:szCs w:val="24"/>
        </w:rPr>
        <w:t xml:space="preserve"> </w:t>
      </w:r>
    </w:p>
    <w:p w14:paraId="3D1CB554" w14:textId="3F1E60AF" w:rsidR="004A21C4" w:rsidDel="004A21C4" w:rsidRDefault="004A21C4" w:rsidP="00C16479">
      <w:pPr>
        <w:rPr>
          <w:del w:id="381" w:author="Taciara Zborowski Horst" w:date="2021-03-30T18:50:00Z"/>
          <w:rFonts w:cs="Arial"/>
          <w:color w:val="000000"/>
        </w:rPr>
      </w:pPr>
      <w:r w:rsidRPr="006044FB">
        <w:rPr>
          <w:rFonts w:cs="Arial"/>
          <w:szCs w:val="24"/>
        </w:rPr>
        <w:t xml:space="preserve">No laboratório todas as amostras </w:t>
      </w:r>
      <w:r w:rsidRPr="006044FB">
        <w:rPr>
          <w:rFonts w:cs="Arial"/>
          <w:color w:val="000000"/>
        </w:rPr>
        <w:t xml:space="preserve">foram secas ao ar, destorroadas, passadas em peneira com malha de 2 mm e </w:t>
      </w:r>
      <w:r w:rsidRPr="006044FB">
        <w:rPr>
          <w:rFonts w:cs="Arial"/>
        </w:rPr>
        <w:t xml:space="preserve">submetidas </w:t>
      </w:r>
      <w:proofErr w:type="gramStart"/>
      <w:r w:rsidRPr="006044FB">
        <w:rPr>
          <w:rFonts w:cs="Arial"/>
        </w:rPr>
        <w:t>à</w:t>
      </w:r>
      <w:proofErr w:type="gramEnd"/>
      <w:r w:rsidRPr="006044FB">
        <w:rPr>
          <w:rFonts w:cs="Arial"/>
        </w:rPr>
        <w:t xml:space="preserve"> análises químicas.</w:t>
      </w:r>
      <w:r w:rsidRPr="006044FB">
        <w:rPr>
          <w:rFonts w:cs="Arial"/>
          <w:color w:val="000000"/>
        </w:rPr>
        <w:t xml:space="preserve"> </w:t>
      </w:r>
      <w:r w:rsidRPr="006044FB">
        <w:rPr>
          <w:rFonts w:cs="Arial"/>
        </w:rPr>
        <w:t xml:space="preserve">O teor de COS foi determinado via combustão úmida </w:t>
      </w:r>
      <w:r w:rsidRPr="006044FB">
        <w:rPr>
          <w:rFonts w:cs="Arial"/>
          <w:color w:val="000000"/>
        </w:rPr>
        <w:t xml:space="preserve">com aquecimento externo </w:t>
      </w:r>
      <w:r w:rsidRPr="006044FB">
        <w:rPr>
          <w:rFonts w:cs="Arial"/>
        </w:rPr>
        <w:t>(0,5 g de solo + 10 ml K</w:t>
      </w:r>
      <w:r w:rsidRPr="006044FB">
        <w:rPr>
          <w:rFonts w:cs="Arial"/>
          <w:vertAlign w:val="subscript"/>
        </w:rPr>
        <w:t>2</w:t>
      </w:r>
      <w:r w:rsidRPr="006044FB">
        <w:rPr>
          <w:rFonts w:cs="Arial"/>
        </w:rPr>
        <w:t>Cr</w:t>
      </w:r>
      <w:r w:rsidRPr="006044FB">
        <w:rPr>
          <w:rFonts w:cs="Arial"/>
          <w:vertAlign w:val="subscript"/>
        </w:rPr>
        <w:t>2</w:t>
      </w:r>
      <w:r w:rsidRPr="006044FB">
        <w:rPr>
          <w:rFonts w:cs="Arial"/>
        </w:rPr>
        <w:t>O</w:t>
      </w:r>
      <w:r w:rsidRPr="006044FB">
        <w:rPr>
          <w:rFonts w:cs="Arial"/>
          <w:vertAlign w:val="subscript"/>
        </w:rPr>
        <w:t>7</w:t>
      </w:r>
      <w:r w:rsidRPr="006044FB">
        <w:rPr>
          <w:rFonts w:cs="Arial"/>
        </w:rPr>
        <w:t xml:space="preserve"> 0,067 mol L</w:t>
      </w:r>
      <w:r w:rsidRPr="006044FB">
        <w:rPr>
          <w:rFonts w:cs="Arial"/>
          <w:vertAlign w:val="superscript"/>
        </w:rPr>
        <w:t>-1</w:t>
      </w:r>
      <w:r w:rsidRPr="006044FB">
        <w:rPr>
          <w:rFonts w:cs="Arial"/>
          <w:color w:val="000000"/>
        </w:rPr>
        <w:t xml:space="preserve">) e a titulação dos extratos do COS foi realizada com </w:t>
      </w:r>
      <w:proofErr w:type="gramStart"/>
      <w:r w:rsidRPr="006044FB">
        <w:rPr>
          <w:rFonts w:cs="Arial"/>
          <w:color w:val="000000"/>
        </w:rPr>
        <w:t>Fe(</w:t>
      </w:r>
      <w:proofErr w:type="gramEnd"/>
      <w:r w:rsidRPr="006044FB">
        <w:rPr>
          <w:rFonts w:cs="Arial"/>
          <w:color w:val="000000"/>
        </w:rPr>
        <w:t>NH</w:t>
      </w:r>
      <w:r w:rsidRPr="006044FB">
        <w:rPr>
          <w:rFonts w:cs="Arial"/>
          <w:color w:val="000000"/>
          <w:vertAlign w:val="subscript"/>
        </w:rPr>
        <w:t>4</w:t>
      </w:r>
      <w:r w:rsidRPr="006044FB">
        <w:rPr>
          <w:rFonts w:cs="Arial"/>
          <w:color w:val="000000"/>
        </w:rPr>
        <w:t>)</w:t>
      </w:r>
      <w:r w:rsidRPr="006044FB">
        <w:rPr>
          <w:rFonts w:cs="Arial"/>
          <w:color w:val="000000"/>
          <w:vertAlign w:val="subscript"/>
        </w:rPr>
        <w:t>2</w:t>
      </w:r>
      <w:r w:rsidRPr="006044FB">
        <w:rPr>
          <w:rFonts w:cs="Arial"/>
          <w:color w:val="000000"/>
        </w:rPr>
        <w:t>(SO</w:t>
      </w:r>
      <w:r w:rsidRPr="006044FB">
        <w:rPr>
          <w:rFonts w:cs="Arial"/>
          <w:color w:val="000000"/>
          <w:vertAlign w:val="subscript"/>
        </w:rPr>
        <w:t>4</w:t>
      </w:r>
      <w:r w:rsidRPr="006044FB">
        <w:rPr>
          <w:rFonts w:cs="Arial"/>
          <w:color w:val="000000"/>
        </w:rPr>
        <w:t>)</w:t>
      </w:r>
      <w:r w:rsidRPr="006044FB">
        <w:rPr>
          <w:rFonts w:cs="Arial"/>
          <w:color w:val="000000"/>
          <w:vertAlign w:val="subscript"/>
        </w:rPr>
        <w:t xml:space="preserve">2 </w:t>
      </w:r>
      <w:r w:rsidRPr="006044FB">
        <w:rPr>
          <w:rFonts w:cs="Arial"/>
          <w:color w:val="000000"/>
        </w:rPr>
        <w:t>6H</w:t>
      </w:r>
      <w:r w:rsidRPr="006044FB">
        <w:rPr>
          <w:rFonts w:cs="Arial"/>
          <w:color w:val="000000"/>
          <w:vertAlign w:val="subscript"/>
        </w:rPr>
        <w:t>2</w:t>
      </w:r>
      <w:r w:rsidRPr="006044FB">
        <w:rPr>
          <w:rFonts w:cs="Arial"/>
          <w:color w:val="000000"/>
        </w:rPr>
        <w:t>O 0,5 mol L</w:t>
      </w:r>
      <w:r w:rsidRPr="006044FB">
        <w:rPr>
          <w:rFonts w:cs="Arial"/>
          <w:color w:val="000000"/>
          <w:vertAlign w:val="superscript"/>
        </w:rPr>
        <w:t>-1</w:t>
      </w:r>
      <w:r w:rsidRPr="006044FB">
        <w:rPr>
          <w:rFonts w:cs="Arial"/>
          <w:color w:val="000000"/>
        </w:rPr>
        <w:t xml:space="preserve">, </w:t>
      </w:r>
      <w:r w:rsidRPr="006044FB">
        <w:rPr>
          <w:rFonts w:cs="Arial"/>
        </w:rPr>
        <w:t xml:space="preserve">na presença de </w:t>
      </w:r>
      <w:proofErr w:type="spellStart"/>
      <w:r w:rsidRPr="006044FB">
        <w:rPr>
          <w:rFonts w:cs="Arial"/>
        </w:rPr>
        <w:t>fenantrolina</w:t>
      </w:r>
      <w:proofErr w:type="spellEnd"/>
      <w:r w:rsidRPr="006044FB">
        <w:rPr>
          <w:rFonts w:cs="Arial"/>
        </w:rPr>
        <w:t xml:space="preserve"> como indicador do fim da titulação,</w:t>
      </w:r>
      <w:r w:rsidRPr="006044FB">
        <w:rPr>
          <w:rFonts w:cs="Arial"/>
          <w:color w:val="000000"/>
        </w:rPr>
        <w:t xml:space="preserve"> segundo YEOMANS </w:t>
      </w:r>
      <w:r w:rsidR="0058603A">
        <w:rPr>
          <w:rFonts w:cs="Arial"/>
          <w:color w:val="000000"/>
        </w:rPr>
        <w:t>e</w:t>
      </w:r>
      <w:r w:rsidRPr="006044FB">
        <w:rPr>
          <w:rFonts w:cs="Arial"/>
          <w:color w:val="000000"/>
        </w:rPr>
        <w:t xml:space="preserve"> BREMNER (1988).</w:t>
      </w:r>
    </w:p>
    <w:p w14:paraId="729F1AAF" w14:textId="27340CE4" w:rsidR="004A21C4" w:rsidRDefault="006044FB" w:rsidP="00C16479">
      <w:pPr>
        <w:rPr>
          <w:ins w:id="382" w:author="Taciara Zborowski Horst" w:date="2021-03-30T18:47:00Z"/>
        </w:rPr>
      </w:pPr>
      <w:del w:id="383" w:author="Taciara Zborowski Horst" w:date="2021-03-30T18:49:00Z">
        <w:r w:rsidDel="004A21C4">
          <w:delText xml:space="preserve"> </w:delText>
        </w:r>
      </w:del>
      <w:r>
        <w:t xml:space="preserve">A </w:t>
      </w:r>
      <w:r w:rsidRPr="005B3B4E">
        <w:t>composição</w:t>
      </w:r>
      <w:r>
        <w:t xml:space="preserve"> granulométrica dos solos da BES exibe</w:t>
      </w:r>
      <w:r w:rsidRPr="005B3B4E">
        <w:t xml:space="preserve"> </w:t>
      </w:r>
      <w:r>
        <w:t>uma elevada variabilidade, variando de muita arenosa a muito argilos</w:t>
      </w:r>
      <w:r w:rsidR="0058603A">
        <w:t xml:space="preserve">a, conforme </w:t>
      </w:r>
      <w:r w:rsidR="00E43320">
        <w:t>demonstrado</w:t>
      </w:r>
      <w:r w:rsidR="0058603A">
        <w:t xml:space="preserve"> nas figuras 2 e 4.</w:t>
      </w:r>
      <w:r w:rsidRPr="005933C6">
        <w:t xml:space="preserve"> </w:t>
      </w:r>
      <w:r w:rsidR="00361D0B">
        <w:t>Amostras da Depressão</w:t>
      </w:r>
      <w:r>
        <w:t xml:space="preserve"> </w:t>
      </w:r>
      <w:r w:rsidR="00361D0B">
        <w:t>Central são</w:t>
      </w:r>
      <w:r>
        <w:t xml:space="preserve"> provenientes de se solos formados a partir de rochas sedimentares (arenitos e argilitos). Nesse caso, tais materiais de origem produziram solos com horizontes superficiais com textura arenosa e </w:t>
      </w:r>
      <w:proofErr w:type="spellStart"/>
      <w:r>
        <w:t>subsuperficias</w:t>
      </w:r>
      <w:proofErr w:type="spellEnd"/>
      <w:r>
        <w:t xml:space="preserve"> de textura média e argilosa, de mineralogia da fração argila prevalecida por </w:t>
      </w:r>
      <w:r w:rsidRPr="00A42156">
        <w:t xml:space="preserve">caulinita, óxidos de ferro e </w:t>
      </w:r>
      <w:proofErr w:type="spellStart"/>
      <w:r>
        <w:t>argilominerais</w:t>
      </w:r>
      <w:proofErr w:type="spellEnd"/>
      <w:r>
        <w:t xml:space="preserve"> </w:t>
      </w:r>
      <w:r w:rsidRPr="00A42156">
        <w:t xml:space="preserve">2:1 com </w:t>
      </w:r>
      <w:proofErr w:type="spellStart"/>
      <w:r w:rsidRPr="00A42156">
        <w:t>hidróxi</w:t>
      </w:r>
      <w:proofErr w:type="spellEnd"/>
      <w:r w:rsidRPr="00A42156">
        <w:t>-A</w:t>
      </w:r>
      <w:r>
        <w:t>l entre camadas (</w:t>
      </w:r>
      <w:r w:rsidRPr="00323150">
        <w:rPr>
          <w:color w:val="000000" w:themeColor="text1"/>
          <w:rPrChange w:id="384" w:author="Liliane" w:date="2021-04-18T21:11:00Z">
            <w:rPr>
              <w:color w:val="FF0000"/>
            </w:rPr>
          </w:rPrChange>
        </w:rPr>
        <w:t>SCHMITT, 2015</w:t>
      </w:r>
      <w:r>
        <w:t>).</w:t>
      </w:r>
    </w:p>
    <w:p w14:paraId="68275BF0" w14:textId="2BDFFAB1" w:rsidR="006044FB" w:rsidRDefault="006044FB" w:rsidP="006044FB">
      <w:pPr>
        <w:rPr>
          <w:color w:val="000000" w:themeColor="text1"/>
        </w:rPr>
      </w:pPr>
      <w:r>
        <w:t xml:space="preserve">Amostras das regiões do Planalto e </w:t>
      </w:r>
      <w:r w:rsidR="00361D0B">
        <w:t>Serrana são</w:t>
      </w:r>
      <w:r>
        <w:t xml:space="preserve"> derivadas de solos de textura argilosa e muito argilosa, desenvolvidos a partir de rochas vulcânicas básicas (basalto) e </w:t>
      </w:r>
      <w:del w:id="385" w:author="JMMB" w:date="2021-04-04T10:55:00Z">
        <w:r w:rsidDel="00CB7C8F">
          <w:delText xml:space="preserve"> </w:delText>
        </w:r>
      </w:del>
      <w:r>
        <w:t>ácidas (</w:t>
      </w:r>
      <w:proofErr w:type="spellStart"/>
      <w:r>
        <w:t>riodacito</w:t>
      </w:r>
      <w:proofErr w:type="spellEnd"/>
      <w:r w:rsidR="00CB7C8F">
        <w:t>/</w:t>
      </w:r>
      <w:proofErr w:type="spellStart"/>
      <w:r w:rsidR="00CB7C8F">
        <w:t>riolito</w:t>
      </w:r>
      <w:proofErr w:type="spellEnd"/>
      <w:r>
        <w:t xml:space="preserve">). Apesar de ambas as regiões compartilharem o mesmo material de origem, diferem em relação a mineralogia da fração argila. Na região do Planalto predominam caulinita e hematita, enquanto na região Serrana além da predominância de caulinita e hematita, também ocorre </w:t>
      </w:r>
      <w:proofErr w:type="spellStart"/>
      <w:r w:rsidRPr="003048E4">
        <w:t>argilo</w:t>
      </w:r>
      <w:proofErr w:type="spellEnd"/>
      <w:r w:rsidRPr="003048E4">
        <w:t>-minerais</w:t>
      </w:r>
      <w:r>
        <w:t xml:space="preserve"> 2:1 com </w:t>
      </w:r>
      <w:proofErr w:type="spellStart"/>
      <w:r>
        <w:t>hidróxi-entrecamadas</w:t>
      </w:r>
      <w:proofErr w:type="spellEnd"/>
      <w:r>
        <w:t xml:space="preserve">, </w:t>
      </w:r>
      <w:proofErr w:type="spellStart"/>
      <w:r w:rsidRPr="003048E4">
        <w:t>goethita</w:t>
      </w:r>
      <w:proofErr w:type="spellEnd"/>
      <w:r>
        <w:t xml:space="preserve"> e </w:t>
      </w:r>
      <w:proofErr w:type="spellStart"/>
      <w:r>
        <w:t>gibsita</w:t>
      </w:r>
      <w:proofErr w:type="spellEnd"/>
      <w:r w:rsidRPr="003048E4">
        <w:t xml:space="preserve"> </w:t>
      </w:r>
      <w:r w:rsidRPr="006044FB">
        <w:rPr>
          <w:color w:val="000000" w:themeColor="text1"/>
        </w:rPr>
        <w:t>(KÄMPF; KLAMT, 1978</w:t>
      </w:r>
      <w:r w:rsidRPr="003048E4">
        <w:t>).</w:t>
      </w:r>
      <w:r w:rsidR="004A21C4">
        <w:t xml:space="preserve"> </w:t>
      </w:r>
      <w:r w:rsidRPr="00EC0E97">
        <w:t>A granulometria</w:t>
      </w:r>
      <w:r>
        <w:t xml:space="preserve"> do solo e, consequentemente o teor de argila foram determinados pelo</w:t>
      </w:r>
      <w:r w:rsidRPr="00EC0E97">
        <w:t xml:space="preserve"> método da pipeta, utilizando </w:t>
      </w:r>
      <w:r>
        <w:t xml:space="preserve">uma solução de </w:t>
      </w:r>
      <w:proofErr w:type="spellStart"/>
      <w:r w:rsidRPr="00EC0E97">
        <w:t>NaOH</w:t>
      </w:r>
      <w:proofErr w:type="spellEnd"/>
      <w:r w:rsidRPr="00EC0E97">
        <w:t xml:space="preserve"> 1 mol L</w:t>
      </w:r>
      <w:r w:rsidRPr="00EC0E97">
        <w:rPr>
          <w:vertAlign w:val="superscript"/>
        </w:rPr>
        <w:t xml:space="preserve">-1 </w:t>
      </w:r>
      <w:r w:rsidRPr="00EC0E97">
        <w:t xml:space="preserve">como agente dispersante, conforme </w:t>
      </w:r>
      <w:r>
        <w:t xml:space="preserve">descrito por </w:t>
      </w:r>
      <w:r w:rsidRPr="006044FB">
        <w:rPr>
          <w:color w:val="000000" w:themeColor="text1"/>
        </w:rPr>
        <w:t>TEIXEIRA et al. (2017).</w:t>
      </w:r>
    </w:p>
    <w:p w14:paraId="6FF6C0A4" w14:textId="73B5C377" w:rsidR="006044FB" w:rsidRDefault="006044FB" w:rsidP="006044FB">
      <w:pPr>
        <w:rPr>
          <w:rFonts w:cs="Arial"/>
          <w:color w:val="000000"/>
        </w:rPr>
      </w:pPr>
      <w:r w:rsidRPr="006044FB">
        <w:rPr>
          <w:rFonts w:cs="Arial"/>
          <w:szCs w:val="24"/>
        </w:rPr>
        <w:t xml:space="preserve">Os valores de COS </w:t>
      </w:r>
      <w:r w:rsidR="004E0679">
        <w:rPr>
          <w:rFonts w:cs="Arial"/>
          <w:szCs w:val="24"/>
        </w:rPr>
        <w:t>apresentaram grande variação, conforme exibido no histograma (Figura 3)</w:t>
      </w:r>
      <w:r w:rsidRPr="006044FB">
        <w:rPr>
          <w:rFonts w:cs="Arial"/>
          <w:szCs w:val="24"/>
        </w:rPr>
        <w:t>, fortemente influenciados pel</w:t>
      </w:r>
      <w:r w:rsidR="004E0679">
        <w:rPr>
          <w:rFonts w:cs="Arial"/>
          <w:szCs w:val="24"/>
        </w:rPr>
        <w:t>a</w:t>
      </w:r>
      <w:r w:rsidRPr="006044FB">
        <w:rPr>
          <w:rFonts w:cs="Arial"/>
          <w:szCs w:val="24"/>
        </w:rPr>
        <w:t xml:space="preserve"> granulometria do solo, uso da terra, condições climáticas e profundidade de amostragem de solo empregada (MOURA-BUENO et al., 2018). </w:t>
      </w:r>
    </w:p>
    <w:p w14:paraId="7DAF832E" w14:textId="78A77FCE" w:rsidR="00CB16C7" w:rsidRPr="002E09B5" w:rsidRDefault="00CB16C7" w:rsidP="00CB16C7">
      <w:pPr>
        <w:rPr>
          <w:rFonts w:ascii="Times New Roman" w:hAnsi="Times New Roman" w:cs="Times New Roman"/>
          <w:szCs w:val="24"/>
        </w:rPr>
      </w:pPr>
    </w:p>
    <w:p w14:paraId="01D48831" w14:textId="51796B1C" w:rsidR="00CB16C7" w:rsidRPr="006044FB" w:rsidRDefault="00CB16C7">
      <w:pPr>
        <w:ind w:firstLine="0"/>
        <w:rPr>
          <w:rFonts w:cs="Arial"/>
          <w:b/>
        </w:rPr>
        <w:pPrChange w:id="386" w:author="Taciara Zborowski Horst" w:date="2021-03-30T18:48:00Z">
          <w:pPr/>
        </w:pPrChange>
      </w:pPr>
      <w:r>
        <w:rPr>
          <w:rFonts w:ascii="Times New Roman" w:hAnsi="Times New Roman" w:cs="Times New Roman"/>
          <w:b/>
          <w:noProof/>
          <w:szCs w:val="24"/>
          <w:lang w:eastAsia="pt-BR"/>
        </w:rPr>
        <w:lastRenderedPageBreak/>
        <w:drawing>
          <wp:inline distT="0" distB="0" distL="0" distR="0" wp14:anchorId="3A0EEA90" wp14:editId="69497B8A">
            <wp:extent cx="5695950" cy="314688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ization2.png"/>
                    <pic:cNvPicPr/>
                  </pic:nvPicPr>
                  <pic:blipFill rotWithShape="1">
                    <a:blip r:embed="rId13" cstate="print">
                      <a:extLst>
                        <a:ext uri="{28A0092B-C50C-407E-A947-70E740481C1C}">
                          <a14:useLocalDpi xmlns:a14="http://schemas.microsoft.com/office/drawing/2010/main" val="0"/>
                        </a:ext>
                      </a:extLst>
                    </a:blip>
                    <a:srcRect l="4594" t="8958" r="22116" b="8236"/>
                    <a:stretch/>
                  </pic:blipFill>
                  <pic:spPr bwMode="auto">
                    <a:xfrm>
                      <a:off x="0" y="0"/>
                      <a:ext cx="5704029" cy="3151352"/>
                    </a:xfrm>
                    <a:prstGeom prst="rect">
                      <a:avLst/>
                    </a:prstGeom>
                    <a:ln>
                      <a:noFill/>
                    </a:ln>
                    <a:extLst>
                      <a:ext uri="{53640926-AAD7-44D8-BBD7-CCE9431645EC}">
                        <a14:shadowObscured xmlns:a14="http://schemas.microsoft.com/office/drawing/2010/main"/>
                      </a:ext>
                    </a:extLst>
                  </pic:spPr>
                </pic:pic>
              </a:graphicData>
            </a:graphic>
          </wp:inline>
        </w:drawing>
      </w:r>
    </w:p>
    <w:p w14:paraId="4CDEF66D" w14:textId="77777777" w:rsidR="00CB16C7" w:rsidRPr="002E09B5" w:rsidRDefault="00CB16C7" w:rsidP="00CB16C7">
      <w:pPr>
        <w:rPr>
          <w:rFonts w:ascii="Times New Roman" w:hAnsi="Times New Roman" w:cs="Times New Roman"/>
          <w:szCs w:val="24"/>
        </w:rPr>
      </w:pPr>
      <w:r w:rsidRPr="002E09B5">
        <w:rPr>
          <w:rFonts w:ascii="Times New Roman" w:hAnsi="Times New Roman" w:cs="Times New Roman"/>
          <w:szCs w:val="24"/>
        </w:rPr>
        <w:t>Figura 1: Mapa de localização da área de estudo com os pontos</w:t>
      </w:r>
      <w:r>
        <w:rPr>
          <w:rFonts w:ascii="Times New Roman" w:hAnsi="Times New Roman" w:cs="Times New Roman"/>
          <w:szCs w:val="24"/>
        </w:rPr>
        <w:t>.</w:t>
      </w:r>
    </w:p>
    <w:p w14:paraId="61B821D5" w14:textId="4F1498AB" w:rsidR="006044FB" w:rsidRPr="005B3B4E" w:rsidRDefault="00CB16C7">
      <w:pPr>
        <w:ind w:firstLine="0"/>
        <w:jc w:val="left"/>
        <w:pPrChange w:id="387" w:author="Taciara Zborowski Horst" w:date="2021-03-30T18:48:00Z">
          <w:pPr>
            <w:jc w:val="left"/>
          </w:pPr>
        </w:pPrChange>
      </w:pPr>
      <w:r>
        <w:rPr>
          <w:rFonts w:ascii="Times New Roman" w:hAnsi="Times New Roman" w:cs="Times New Roman"/>
          <w:b/>
          <w:noProof/>
          <w:szCs w:val="24"/>
          <w:lang w:eastAsia="pt-BR"/>
        </w:rPr>
        <w:drawing>
          <wp:inline distT="0" distB="0" distL="0" distR="0" wp14:anchorId="6431ADC3" wp14:editId="60E40348">
            <wp:extent cx="3048000" cy="33602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2.png"/>
                    <pic:cNvPicPr/>
                  </pic:nvPicPr>
                  <pic:blipFill>
                    <a:blip r:embed="rId14">
                      <a:extLst>
                        <a:ext uri="{28A0092B-C50C-407E-A947-70E740481C1C}">
                          <a14:useLocalDpi xmlns:a14="http://schemas.microsoft.com/office/drawing/2010/main" val="0"/>
                        </a:ext>
                      </a:extLst>
                    </a:blip>
                    <a:stretch>
                      <a:fillRect/>
                    </a:stretch>
                  </pic:blipFill>
                  <pic:spPr>
                    <a:xfrm>
                      <a:off x="0" y="0"/>
                      <a:ext cx="3055384" cy="3368430"/>
                    </a:xfrm>
                    <a:prstGeom prst="rect">
                      <a:avLst/>
                    </a:prstGeom>
                  </pic:spPr>
                </pic:pic>
              </a:graphicData>
            </a:graphic>
          </wp:inline>
        </w:drawing>
      </w:r>
    </w:p>
    <w:p w14:paraId="0AC1AD07" w14:textId="6661CAB3" w:rsidR="00C50BB6" w:rsidRDefault="00C50BB6" w:rsidP="00C50BB6">
      <w:pPr>
        <w:rPr>
          <w:rFonts w:ascii="Times New Roman" w:hAnsi="Times New Roman" w:cs="Times New Roman"/>
          <w:szCs w:val="24"/>
        </w:rPr>
      </w:pPr>
      <w:r w:rsidRPr="002E09B5">
        <w:rPr>
          <w:rFonts w:ascii="Times New Roman" w:hAnsi="Times New Roman" w:cs="Times New Roman"/>
          <w:szCs w:val="24"/>
        </w:rPr>
        <w:t xml:space="preserve">Figura </w:t>
      </w:r>
      <w:r>
        <w:rPr>
          <w:rFonts w:ascii="Times New Roman" w:hAnsi="Times New Roman" w:cs="Times New Roman"/>
          <w:szCs w:val="24"/>
        </w:rPr>
        <w:t>2</w:t>
      </w:r>
      <w:r w:rsidRPr="002E09B5">
        <w:rPr>
          <w:rFonts w:ascii="Times New Roman" w:hAnsi="Times New Roman" w:cs="Times New Roman"/>
          <w:szCs w:val="24"/>
        </w:rPr>
        <w:t xml:space="preserve">: </w:t>
      </w:r>
      <w:r>
        <w:rPr>
          <w:rFonts w:ascii="Times New Roman" w:hAnsi="Times New Roman" w:cs="Times New Roman"/>
          <w:szCs w:val="24"/>
        </w:rPr>
        <w:t xml:space="preserve">Triângulo </w:t>
      </w:r>
      <w:proofErr w:type="spellStart"/>
      <w:r>
        <w:rPr>
          <w:rFonts w:ascii="Times New Roman" w:hAnsi="Times New Roman" w:cs="Times New Roman"/>
          <w:szCs w:val="24"/>
        </w:rPr>
        <w:t>textural</w:t>
      </w:r>
      <w:proofErr w:type="spellEnd"/>
      <w:r>
        <w:rPr>
          <w:rFonts w:ascii="Times New Roman" w:hAnsi="Times New Roman" w:cs="Times New Roman"/>
          <w:szCs w:val="24"/>
        </w:rPr>
        <w:t xml:space="preserve"> das amostras </w:t>
      </w:r>
    </w:p>
    <w:p w14:paraId="50C18ACC" w14:textId="2BF69465" w:rsidR="00CB7623" w:rsidRPr="002E09B5" w:rsidRDefault="00CB7623">
      <w:pPr>
        <w:ind w:firstLine="0"/>
        <w:rPr>
          <w:rFonts w:ascii="Times New Roman" w:hAnsi="Times New Roman" w:cs="Times New Roman"/>
          <w:szCs w:val="24"/>
        </w:rPr>
        <w:pPrChange w:id="388" w:author="Taciara Zborowski Horst" w:date="2021-03-30T18:48:00Z">
          <w:pPr/>
        </w:pPrChange>
      </w:pPr>
      <w:r>
        <w:rPr>
          <w:noProof/>
          <w:lang w:eastAsia="pt-BR"/>
        </w:rPr>
        <w:lastRenderedPageBreak/>
        <w:drawing>
          <wp:inline distT="0" distB="0" distL="0" distR="0" wp14:anchorId="2DA7A9D4" wp14:editId="1BFEB266">
            <wp:extent cx="5400040" cy="33177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317744"/>
                    </a:xfrm>
                    <a:prstGeom prst="rect">
                      <a:avLst/>
                    </a:prstGeom>
                  </pic:spPr>
                </pic:pic>
              </a:graphicData>
            </a:graphic>
          </wp:inline>
        </w:drawing>
      </w:r>
    </w:p>
    <w:p w14:paraId="5389CA6B" w14:textId="5C56F7F7" w:rsidR="006044FB" w:rsidRPr="006044FB" w:rsidRDefault="00CB7623" w:rsidP="00BA0794">
      <w:pPr>
        <w:ind w:left="720" w:firstLine="720"/>
        <w:rPr>
          <w:rFonts w:cs="Arial"/>
          <w:szCs w:val="24"/>
        </w:rPr>
      </w:pPr>
      <w:r>
        <w:rPr>
          <w:rFonts w:cs="Arial"/>
          <w:szCs w:val="24"/>
        </w:rPr>
        <w:t>Figura 3: Histograma do teor de COS (%)</w:t>
      </w:r>
    </w:p>
    <w:p w14:paraId="7A84E442" w14:textId="3431C5B7" w:rsidR="000058A9" w:rsidRPr="005E2653" w:rsidRDefault="00CB7623">
      <w:pPr>
        <w:ind w:firstLine="0"/>
        <w:jc w:val="left"/>
        <w:rPr>
          <w:rFonts w:cs="Arial"/>
        </w:rPr>
        <w:pPrChange w:id="389" w:author="Taciara Zborowski Horst" w:date="2021-03-30T18:48:00Z">
          <w:pPr>
            <w:jc w:val="left"/>
          </w:pPr>
        </w:pPrChange>
      </w:pPr>
      <w:r>
        <w:rPr>
          <w:noProof/>
          <w:lang w:eastAsia="pt-BR"/>
        </w:rPr>
        <w:drawing>
          <wp:inline distT="0" distB="0" distL="0" distR="0" wp14:anchorId="59D5AE08" wp14:editId="75825CE4">
            <wp:extent cx="5400040" cy="334035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340351"/>
                    </a:xfrm>
                    <a:prstGeom prst="rect">
                      <a:avLst/>
                    </a:prstGeom>
                  </pic:spPr>
                </pic:pic>
              </a:graphicData>
            </a:graphic>
          </wp:inline>
        </w:drawing>
      </w:r>
    </w:p>
    <w:p w14:paraId="41831E7F" w14:textId="0F73AB4E" w:rsidR="000058A9" w:rsidRDefault="00CB7623" w:rsidP="00BA0794">
      <w:pPr>
        <w:ind w:left="720" w:firstLine="720"/>
        <w:rPr>
          <w:rFonts w:cs="Arial"/>
        </w:rPr>
      </w:pPr>
      <w:r>
        <w:rPr>
          <w:rFonts w:cs="Arial"/>
        </w:rPr>
        <w:t xml:space="preserve">Figura 4: Histograma do teor de </w:t>
      </w:r>
      <w:proofErr w:type="gramStart"/>
      <w:r>
        <w:rPr>
          <w:rFonts w:cs="Arial"/>
        </w:rPr>
        <w:t>argila(</w:t>
      </w:r>
      <w:proofErr w:type="gramEnd"/>
      <w:r>
        <w:rPr>
          <w:rFonts w:cs="Arial"/>
        </w:rPr>
        <w:t>%)</w:t>
      </w:r>
    </w:p>
    <w:p w14:paraId="4EB125D9" w14:textId="77777777" w:rsidR="00BA0794" w:rsidRPr="005E2653" w:rsidRDefault="00BA0794" w:rsidP="000058A9">
      <w:pPr>
        <w:ind w:firstLine="0"/>
        <w:rPr>
          <w:rFonts w:cs="Arial"/>
        </w:rPr>
      </w:pPr>
    </w:p>
    <w:p w14:paraId="5E35B46B" w14:textId="38577F50" w:rsidR="000058A9" w:rsidRDefault="00126550" w:rsidP="000058A9">
      <w:pPr>
        <w:pStyle w:val="Ttulo2"/>
        <w:rPr>
          <w:rFonts w:cs="Arial"/>
          <w:lang w:val="pt-BR"/>
        </w:rPr>
      </w:pPr>
      <w:bookmarkStart w:id="390" w:name="_3dy6vkm" w:colFirst="0" w:colLast="0"/>
      <w:bookmarkStart w:id="391" w:name="_Toc518373196"/>
      <w:bookmarkEnd w:id="390"/>
      <w:r>
        <w:rPr>
          <w:rFonts w:cs="Arial"/>
          <w:lang w:val="pt-BR"/>
        </w:rPr>
        <w:t>5</w:t>
      </w:r>
      <w:r w:rsidR="000058A9" w:rsidRPr="005E2653">
        <w:rPr>
          <w:rFonts w:cs="Arial"/>
          <w:lang w:val="pt-BR"/>
        </w:rPr>
        <w:t xml:space="preserve">.2 </w:t>
      </w:r>
      <w:bookmarkEnd w:id="391"/>
      <w:r w:rsidR="004B3EC4">
        <w:rPr>
          <w:rFonts w:cs="Arial"/>
          <w:lang w:val="pt-BR"/>
        </w:rPr>
        <w:t>LEITURA ESPECTRAL</w:t>
      </w:r>
    </w:p>
    <w:p w14:paraId="3248C759" w14:textId="576B693D" w:rsidR="000058A9" w:rsidRPr="00BA0794" w:rsidRDefault="004B3EC4" w:rsidP="00BA0794">
      <w:pPr>
        <w:ind w:firstLine="720"/>
        <w:rPr>
          <w:rFonts w:ascii="Times New Roman" w:hAnsi="Times New Roman" w:cs="Times New Roman"/>
          <w:szCs w:val="24"/>
        </w:rPr>
      </w:pPr>
      <w:r w:rsidRPr="004B3EC4">
        <w:rPr>
          <w:rFonts w:cs="Arial"/>
          <w:szCs w:val="24"/>
        </w:rPr>
        <w:t xml:space="preserve">A leitura da </w:t>
      </w:r>
      <w:proofErr w:type="spellStart"/>
      <w:r w:rsidRPr="004B3EC4">
        <w:rPr>
          <w:rFonts w:cs="Arial"/>
          <w:szCs w:val="24"/>
        </w:rPr>
        <w:t>reflectância</w:t>
      </w:r>
      <w:proofErr w:type="spellEnd"/>
      <w:r w:rsidRPr="004B3EC4">
        <w:rPr>
          <w:rFonts w:cs="Arial"/>
          <w:szCs w:val="24"/>
        </w:rPr>
        <w:t xml:space="preserve"> espectral das amostras de solo foi realizada com o uso do </w:t>
      </w:r>
      <w:proofErr w:type="spellStart"/>
      <w:r w:rsidRPr="004B3EC4">
        <w:rPr>
          <w:rFonts w:cs="Arial"/>
          <w:szCs w:val="24"/>
        </w:rPr>
        <w:t>espectroradiômetro</w:t>
      </w:r>
      <w:proofErr w:type="spellEnd"/>
      <w:r w:rsidRPr="004B3EC4">
        <w:rPr>
          <w:rFonts w:cs="Arial"/>
          <w:szCs w:val="24"/>
        </w:rPr>
        <w:t xml:space="preserve"> </w:t>
      </w:r>
      <w:proofErr w:type="spellStart"/>
      <w:r w:rsidRPr="004B3EC4">
        <w:rPr>
          <w:rFonts w:cs="Arial"/>
          <w:szCs w:val="24"/>
        </w:rPr>
        <w:t>Fi</w:t>
      </w:r>
      <w:r>
        <w:rPr>
          <w:rFonts w:cs="Arial"/>
          <w:szCs w:val="24"/>
        </w:rPr>
        <w:t>e</w:t>
      </w:r>
      <w:r w:rsidRPr="004B3EC4">
        <w:rPr>
          <w:rFonts w:cs="Arial"/>
          <w:szCs w:val="24"/>
        </w:rPr>
        <w:t>ldSpec</w:t>
      </w:r>
      <w:proofErr w:type="spellEnd"/>
      <w:r w:rsidRPr="004B3EC4">
        <w:rPr>
          <w:rFonts w:cs="Arial"/>
          <w:szCs w:val="24"/>
        </w:rPr>
        <w:t xml:space="preserve"> 3 (</w:t>
      </w:r>
      <w:proofErr w:type="spellStart"/>
      <w:r w:rsidRPr="004B3EC4">
        <w:rPr>
          <w:rFonts w:cs="Arial"/>
          <w:szCs w:val="24"/>
        </w:rPr>
        <w:t>Analytical</w:t>
      </w:r>
      <w:proofErr w:type="spellEnd"/>
      <w:r w:rsidRPr="004B3EC4">
        <w:rPr>
          <w:rFonts w:cs="Arial"/>
          <w:szCs w:val="24"/>
        </w:rPr>
        <w:t xml:space="preserve"> </w:t>
      </w:r>
      <w:proofErr w:type="spellStart"/>
      <w:r w:rsidRPr="004B3EC4">
        <w:rPr>
          <w:rFonts w:cs="Arial"/>
          <w:szCs w:val="24"/>
        </w:rPr>
        <w:t>Spectral</w:t>
      </w:r>
      <w:proofErr w:type="spellEnd"/>
      <w:r w:rsidRPr="004B3EC4">
        <w:rPr>
          <w:rFonts w:cs="Arial"/>
          <w:szCs w:val="24"/>
        </w:rPr>
        <w:t xml:space="preserve"> </w:t>
      </w:r>
      <w:proofErr w:type="spellStart"/>
      <w:r w:rsidRPr="004B3EC4">
        <w:rPr>
          <w:rFonts w:cs="Arial"/>
          <w:szCs w:val="24"/>
        </w:rPr>
        <w:t>Devices</w:t>
      </w:r>
      <w:proofErr w:type="spellEnd"/>
      <w:r w:rsidRPr="004B3EC4">
        <w:rPr>
          <w:rFonts w:cs="Arial"/>
          <w:szCs w:val="24"/>
        </w:rPr>
        <w:t xml:space="preserve">, Boulder, USA), com capacidade de amostragem no intervalo de 355 a 2500 </w:t>
      </w:r>
      <w:proofErr w:type="spellStart"/>
      <w:r w:rsidRPr="004B3EC4">
        <w:rPr>
          <w:rFonts w:cs="Arial"/>
          <w:szCs w:val="24"/>
        </w:rPr>
        <w:t>nm</w:t>
      </w:r>
      <w:proofErr w:type="spellEnd"/>
      <w:r w:rsidRPr="004B3EC4">
        <w:rPr>
          <w:rFonts w:cs="Arial"/>
          <w:szCs w:val="24"/>
        </w:rPr>
        <w:t xml:space="preserve"> e resolução espectral de 1 </w:t>
      </w:r>
      <w:proofErr w:type="spellStart"/>
      <w:r w:rsidRPr="004B3EC4">
        <w:rPr>
          <w:rFonts w:cs="Arial"/>
          <w:szCs w:val="24"/>
        </w:rPr>
        <w:t>nm</w:t>
      </w:r>
      <w:proofErr w:type="spellEnd"/>
      <w:r w:rsidRPr="004B3EC4">
        <w:rPr>
          <w:rFonts w:cs="Arial"/>
          <w:szCs w:val="24"/>
        </w:rPr>
        <w:t xml:space="preserve">. Para realização da leitura foi utilizado aproximadamente 15 cm³ de solo </w:t>
      </w:r>
      <w:r w:rsidRPr="004B3EC4">
        <w:rPr>
          <w:rFonts w:cs="Arial"/>
          <w:szCs w:val="24"/>
        </w:rPr>
        <w:lastRenderedPageBreak/>
        <w:t xml:space="preserve">acondicionado em placa de </w:t>
      </w:r>
      <w:proofErr w:type="spellStart"/>
      <w:r w:rsidRPr="004B3EC4">
        <w:rPr>
          <w:rFonts w:cs="Arial"/>
          <w:szCs w:val="24"/>
        </w:rPr>
        <w:t>petri</w:t>
      </w:r>
      <w:proofErr w:type="spellEnd"/>
      <w:r w:rsidRPr="004B3EC4">
        <w:rPr>
          <w:rFonts w:cs="Arial"/>
          <w:szCs w:val="24"/>
        </w:rPr>
        <w:t xml:space="preserve">. Como fonte de energia foi utilizada uma lâmpada de halogênio 50 W com o feixe colimado não-alvo para o plano, posicionado a 35 cm da amostra num ângulo de 30º zênite. Uma placa branca </w:t>
      </w:r>
      <w:proofErr w:type="spellStart"/>
      <w:r w:rsidRPr="004B3EC4">
        <w:rPr>
          <w:rFonts w:cs="Arial"/>
          <w:szCs w:val="24"/>
        </w:rPr>
        <w:t>Spectralon</w:t>
      </w:r>
      <w:proofErr w:type="spellEnd"/>
      <w:r w:rsidRPr="004B3EC4">
        <w:rPr>
          <w:rFonts w:cs="Arial"/>
          <w:szCs w:val="24"/>
        </w:rPr>
        <w:t xml:space="preserve"> foi utilizada como padrão de referência de 100% de </w:t>
      </w:r>
      <w:proofErr w:type="spellStart"/>
      <w:r w:rsidRPr="004B3EC4">
        <w:rPr>
          <w:rFonts w:cs="Arial"/>
          <w:szCs w:val="24"/>
        </w:rPr>
        <w:t>reflectância</w:t>
      </w:r>
      <w:proofErr w:type="spellEnd"/>
      <w:r w:rsidRPr="004B3EC4">
        <w:rPr>
          <w:rFonts w:cs="Arial"/>
          <w:szCs w:val="24"/>
        </w:rPr>
        <w:t xml:space="preserve"> para a calibração a cada 20 minutos do </w:t>
      </w:r>
      <w:proofErr w:type="spellStart"/>
      <w:r w:rsidRPr="004B3EC4">
        <w:rPr>
          <w:rFonts w:cs="Arial"/>
          <w:szCs w:val="24"/>
        </w:rPr>
        <w:t>espectroradiômetro</w:t>
      </w:r>
      <w:proofErr w:type="spellEnd"/>
      <w:r w:rsidRPr="004B3EC4">
        <w:rPr>
          <w:rFonts w:cs="Arial"/>
          <w:szCs w:val="24"/>
        </w:rPr>
        <w:t xml:space="preserve">. Foram obtidos os espectros de </w:t>
      </w:r>
      <w:proofErr w:type="spellStart"/>
      <w:r w:rsidRPr="004B3EC4">
        <w:rPr>
          <w:rFonts w:cs="Arial"/>
          <w:szCs w:val="24"/>
        </w:rPr>
        <w:t>reflectância</w:t>
      </w:r>
      <w:proofErr w:type="spellEnd"/>
      <w:r w:rsidRPr="004B3EC4">
        <w:rPr>
          <w:rFonts w:cs="Arial"/>
          <w:szCs w:val="24"/>
        </w:rPr>
        <w:t xml:space="preserve"> para cada amostra, sendo realizando-se duas leituras por amostra, com um giro de 180° entre as leituras, em que cada leitura foi calculada a média a partir de 100 leituras em 10 segundos</w:t>
      </w:r>
      <w:r w:rsidRPr="00003C21">
        <w:rPr>
          <w:rFonts w:ascii="Times New Roman" w:hAnsi="Times New Roman" w:cs="Times New Roman"/>
          <w:szCs w:val="24"/>
        </w:rPr>
        <w:t>.</w:t>
      </w:r>
    </w:p>
    <w:p w14:paraId="2D146DFC" w14:textId="3405A3D8" w:rsidR="000058A9" w:rsidRPr="005E2653" w:rsidRDefault="000058A9" w:rsidP="000058A9">
      <w:pPr>
        <w:ind w:firstLine="0"/>
        <w:rPr>
          <w:rFonts w:cs="Arial"/>
        </w:rPr>
      </w:pPr>
    </w:p>
    <w:p w14:paraId="03CC2F6C" w14:textId="77777777" w:rsidR="000058A9" w:rsidRPr="005E2653" w:rsidRDefault="000058A9" w:rsidP="000058A9">
      <w:pPr>
        <w:ind w:firstLine="0"/>
        <w:rPr>
          <w:rFonts w:cs="Arial"/>
        </w:rPr>
      </w:pPr>
      <w:bookmarkStart w:id="392" w:name="_1t3h5sf" w:colFirst="0" w:colLast="0"/>
      <w:bookmarkEnd w:id="392"/>
    </w:p>
    <w:p w14:paraId="4B43F1AA" w14:textId="38AB6D62" w:rsidR="000058A9" w:rsidRDefault="00126550" w:rsidP="000058A9">
      <w:pPr>
        <w:pStyle w:val="Ttulo2"/>
        <w:rPr>
          <w:rFonts w:cs="Arial"/>
          <w:lang w:val="pt-BR"/>
        </w:rPr>
      </w:pPr>
      <w:bookmarkStart w:id="393" w:name="_4d34og8" w:colFirst="0" w:colLast="0"/>
      <w:bookmarkStart w:id="394" w:name="_Toc518373197"/>
      <w:bookmarkEnd w:id="393"/>
      <w:r>
        <w:rPr>
          <w:rFonts w:cs="Arial"/>
          <w:lang w:val="pt-BR"/>
        </w:rPr>
        <w:t>5</w:t>
      </w:r>
      <w:r w:rsidR="000058A9" w:rsidRPr="005E2653">
        <w:rPr>
          <w:rFonts w:cs="Arial"/>
          <w:lang w:val="pt-BR"/>
        </w:rPr>
        <w:t xml:space="preserve">.3 </w:t>
      </w:r>
      <w:bookmarkEnd w:id="394"/>
      <w:r w:rsidR="004B3EC4">
        <w:rPr>
          <w:rFonts w:cs="Arial"/>
          <w:lang w:val="pt-BR"/>
        </w:rPr>
        <w:t>OBTENÇÃO DAS COVARIÁVEIS</w:t>
      </w:r>
    </w:p>
    <w:p w14:paraId="461C4A0D" w14:textId="77777777" w:rsidR="00574D4F" w:rsidRDefault="00574D4F" w:rsidP="004B3EC4">
      <w:pPr>
        <w:ind w:firstLine="720"/>
        <w:rPr>
          <w:ins w:id="395" w:author="Taciara Zborowski Horst" w:date="2021-03-30T20:36:00Z"/>
          <w:rFonts w:cs="Arial"/>
          <w:szCs w:val="24"/>
        </w:rPr>
      </w:pPr>
    </w:p>
    <w:p w14:paraId="17048116" w14:textId="3D2EC3DA" w:rsidR="004B3EC4" w:rsidRPr="00900EAE" w:rsidRDefault="004B3EC4" w:rsidP="004B3EC4">
      <w:pPr>
        <w:ind w:firstLine="720"/>
        <w:rPr>
          <w:rFonts w:cs="Arial"/>
          <w:szCs w:val="24"/>
          <w:lang w:val="en-US"/>
          <w:rPrChange w:id="396" w:author="Liliane" w:date="2021-04-05T10:43:00Z">
            <w:rPr>
              <w:rFonts w:cs="Arial"/>
              <w:szCs w:val="24"/>
            </w:rPr>
          </w:rPrChange>
        </w:rPr>
      </w:pPr>
      <w:r w:rsidRPr="004B3EC4">
        <w:rPr>
          <w:rFonts w:cs="Arial"/>
          <w:szCs w:val="24"/>
        </w:rPr>
        <w:t xml:space="preserve">Os índices espectrais simulados foram calculados a partir dos dados RAW com base no intervalo de bandas definidos por três diferentes satélites. </w:t>
      </w:r>
      <w:r w:rsidRPr="00900EAE">
        <w:rPr>
          <w:rFonts w:cs="Arial"/>
          <w:szCs w:val="24"/>
          <w:lang w:val="en-US"/>
          <w:rPrChange w:id="397" w:author="Liliane" w:date="2021-04-05T10:43:00Z">
            <w:rPr>
              <w:rFonts w:cs="Arial"/>
              <w:szCs w:val="24"/>
            </w:rPr>
          </w:rPrChange>
        </w:rPr>
        <w:t xml:space="preserve">Sentinel-2 de bandas Costal Blue (443 nm), Blue (490 nm), Green (560 nm), Red (665 nm), Red edge1 (705 nm), Red edge2 (740 nm), Red edge3 (783 nm), Nir (842 nm), Water Vapor (945 nm), Swir Cirrus (1375 nm), Swir1 (1610 nm), Swir2 (2190 nm).  </w:t>
      </w:r>
    </w:p>
    <w:p w14:paraId="22D8F040" w14:textId="77777777" w:rsidR="004B3EC4" w:rsidRPr="00900EAE" w:rsidRDefault="004B3EC4" w:rsidP="004B3EC4">
      <w:pPr>
        <w:ind w:firstLine="720"/>
        <w:rPr>
          <w:rFonts w:cs="Arial"/>
          <w:szCs w:val="24"/>
          <w:lang w:val="en-US"/>
          <w:rPrChange w:id="398" w:author="Liliane" w:date="2021-04-05T10:43:00Z">
            <w:rPr>
              <w:rFonts w:cs="Arial"/>
              <w:szCs w:val="24"/>
            </w:rPr>
          </w:rPrChange>
        </w:rPr>
      </w:pPr>
      <w:r w:rsidRPr="00900EAE">
        <w:rPr>
          <w:rFonts w:cs="Arial"/>
          <w:szCs w:val="24"/>
          <w:lang w:val="en-US"/>
          <w:rPrChange w:id="399" w:author="Liliane" w:date="2021-04-05T10:43:00Z">
            <w:rPr>
              <w:rFonts w:cs="Arial"/>
              <w:szCs w:val="24"/>
            </w:rPr>
          </w:rPrChange>
        </w:rPr>
        <w:t xml:space="preserve">WorldView-3 com as bandas Green (510:580 nm), Yellow (585-625 nm), Red (630-690 nm), Red edge (705-745 nm), Nir1 (770-895 nm), Nir2 (860-1040 nm), Swir1 (1195-1225 nm), Swir2 (1550-1590 nm), Swir3 (1640-1680 nm), Swir4 (1710-1750 nm), Swir5 (2145-2185 nm), Swir6 (2185-2225 nm), Swir7 (2235-2285 nm), Swir8 (2295-2365 nm). </w:t>
      </w:r>
    </w:p>
    <w:p w14:paraId="7785971F" w14:textId="77777777" w:rsidR="004B3EC4" w:rsidRPr="004B3EC4" w:rsidRDefault="004B3EC4" w:rsidP="004B3EC4">
      <w:pPr>
        <w:ind w:firstLine="720"/>
        <w:rPr>
          <w:rFonts w:cs="Arial"/>
          <w:szCs w:val="24"/>
        </w:rPr>
      </w:pPr>
      <w:r w:rsidRPr="004B3EC4">
        <w:rPr>
          <w:rFonts w:cs="Arial"/>
          <w:szCs w:val="24"/>
        </w:rPr>
        <w:t xml:space="preserve">As bandas utilizadas do satélite </w:t>
      </w:r>
      <w:proofErr w:type="spellStart"/>
      <w:r w:rsidRPr="004B3EC4">
        <w:rPr>
          <w:rFonts w:cs="Arial"/>
          <w:szCs w:val="24"/>
        </w:rPr>
        <w:t>Landsat</w:t>
      </w:r>
      <w:proofErr w:type="spellEnd"/>
      <w:r w:rsidRPr="004B3EC4">
        <w:rPr>
          <w:rFonts w:cs="Arial"/>
          <w:szCs w:val="24"/>
        </w:rPr>
        <w:t xml:space="preserve"> foram Costal Blue (430-450 </w:t>
      </w:r>
      <w:proofErr w:type="spellStart"/>
      <w:r w:rsidRPr="004B3EC4">
        <w:rPr>
          <w:rFonts w:cs="Arial"/>
          <w:szCs w:val="24"/>
        </w:rPr>
        <w:t>nm</w:t>
      </w:r>
      <w:proofErr w:type="spellEnd"/>
      <w:r w:rsidRPr="004B3EC4">
        <w:rPr>
          <w:rFonts w:cs="Arial"/>
          <w:szCs w:val="24"/>
        </w:rPr>
        <w:t xml:space="preserve">), Blue (450-510 </w:t>
      </w:r>
      <w:proofErr w:type="spellStart"/>
      <w:r w:rsidRPr="004B3EC4">
        <w:rPr>
          <w:rFonts w:cs="Arial"/>
          <w:szCs w:val="24"/>
        </w:rPr>
        <w:t>nm</w:t>
      </w:r>
      <w:proofErr w:type="spellEnd"/>
      <w:r w:rsidRPr="004B3EC4">
        <w:rPr>
          <w:rFonts w:cs="Arial"/>
          <w:szCs w:val="24"/>
        </w:rPr>
        <w:t xml:space="preserve">), Green (530-590 </w:t>
      </w:r>
      <w:proofErr w:type="spellStart"/>
      <w:r w:rsidRPr="004B3EC4">
        <w:rPr>
          <w:rFonts w:cs="Arial"/>
          <w:szCs w:val="24"/>
        </w:rPr>
        <w:t>nm</w:t>
      </w:r>
      <w:proofErr w:type="spellEnd"/>
      <w:r w:rsidRPr="004B3EC4">
        <w:rPr>
          <w:rFonts w:cs="Arial"/>
          <w:szCs w:val="24"/>
        </w:rPr>
        <w:t xml:space="preserve">), </w:t>
      </w:r>
      <w:proofErr w:type="spellStart"/>
      <w:r w:rsidRPr="004B3EC4">
        <w:rPr>
          <w:rFonts w:cs="Arial"/>
          <w:szCs w:val="24"/>
        </w:rPr>
        <w:t>Red</w:t>
      </w:r>
      <w:proofErr w:type="spellEnd"/>
      <w:r w:rsidRPr="004B3EC4">
        <w:rPr>
          <w:rFonts w:cs="Arial"/>
          <w:szCs w:val="24"/>
        </w:rPr>
        <w:t xml:space="preserve"> (640-690 </w:t>
      </w:r>
      <w:proofErr w:type="spellStart"/>
      <w:r w:rsidRPr="004B3EC4">
        <w:rPr>
          <w:rFonts w:cs="Arial"/>
          <w:szCs w:val="24"/>
        </w:rPr>
        <w:t>nm</w:t>
      </w:r>
      <w:proofErr w:type="spellEnd"/>
      <w:r w:rsidRPr="004B3EC4">
        <w:rPr>
          <w:rFonts w:cs="Arial"/>
          <w:szCs w:val="24"/>
        </w:rPr>
        <w:t xml:space="preserve">), </w:t>
      </w:r>
      <w:proofErr w:type="spellStart"/>
      <w:r w:rsidRPr="004B3EC4">
        <w:rPr>
          <w:rFonts w:cs="Arial"/>
          <w:szCs w:val="24"/>
        </w:rPr>
        <w:t>Nir</w:t>
      </w:r>
      <w:proofErr w:type="spellEnd"/>
      <w:r w:rsidRPr="004B3EC4">
        <w:rPr>
          <w:rFonts w:cs="Arial"/>
          <w:szCs w:val="24"/>
        </w:rPr>
        <w:t xml:space="preserve"> (850-880 </w:t>
      </w:r>
      <w:proofErr w:type="spellStart"/>
      <w:r w:rsidRPr="004B3EC4">
        <w:rPr>
          <w:rFonts w:cs="Arial"/>
          <w:szCs w:val="24"/>
        </w:rPr>
        <w:t>nm</w:t>
      </w:r>
      <w:proofErr w:type="spellEnd"/>
      <w:r w:rsidRPr="004B3EC4">
        <w:rPr>
          <w:rFonts w:cs="Arial"/>
          <w:szCs w:val="24"/>
        </w:rPr>
        <w:t xml:space="preserve">), Swir1 (1570-1650 </w:t>
      </w:r>
      <w:proofErr w:type="spellStart"/>
      <w:r w:rsidRPr="004B3EC4">
        <w:rPr>
          <w:rFonts w:cs="Arial"/>
          <w:szCs w:val="24"/>
        </w:rPr>
        <w:t>nm</w:t>
      </w:r>
      <w:proofErr w:type="spellEnd"/>
      <w:r w:rsidRPr="004B3EC4">
        <w:rPr>
          <w:rFonts w:cs="Arial"/>
          <w:szCs w:val="24"/>
        </w:rPr>
        <w:t xml:space="preserve">), Swir2 (2110-2290 </w:t>
      </w:r>
      <w:proofErr w:type="spellStart"/>
      <w:r w:rsidRPr="004B3EC4">
        <w:rPr>
          <w:rFonts w:cs="Arial"/>
          <w:szCs w:val="24"/>
        </w:rPr>
        <w:t>nm</w:t>
      </w:r>
      <w:proofErr w:type="spellEnd"/>
      <w:r w:rsidRPr="004B3EC4">
        <w:rPr>
          <w:rFonts w:cs="Arial"/>
          <w:szCs w:val="24"/>
        </w:rPr>
        <w:t>).</w:t>
      </w:r>
    </w:p>
    <w:p w14:paraId="7CA9BEAA" w14:textId="6BDBEAD4" w:rsidR="004B3EC4" w:rsidRDefault="00B63E78" w:rsidP="004B3EC4">
      <w:pPr>
        <w:rPr>
          <w:rFonts w:eastAsiaTheme="minorEastAsia" w:cs="Arial"/>
          <w:szCs w:val="24"/>
        </w:rPr>
      </w:pPr>
      <w:r w:rsidRPr="00FF762D">
        <w:rPr>
          <w:rFonts w:cs="Arial"/>
          <w:szCs w:val="24"/>
        </w:rPr>
        <w:t>Os</w:t>
      </w:r>
      <w:r w:rsidR="004B3EC4" w:rsidRPr="00FF762D">
        <w:rPr>
          <w:rFonts w:cs="Arial"/>
          <w:szCs w:val="24"/>
        </w:rPr>
        <w:t xml:space="preserve"> índices espectrais calcu</w:t>
      </w:r>
      <w:r w:rsidR="00FF762D" w:rsidRPr="00FF762D">
        <w:rPr>
          <w:rFonts w:cs="Arial"/>
          <w:szCs w:val="24"/>
          <w:rPrChange w:id="400" w:author="Liliane" w:date="2021-04-17T12:48:00Z">
            <w:rPr>
              <w:rFonts w:cs="Arial"/>
              <w:szCs w:val="24"/>
              <w:lang w:val="en-US"/>
            </w:rPr>
          </w:rPrChange>
        </w:rPr>
        <w:t xml:space="preserve">lados </w:t>
      </w:r>
      <w:r w:rsidR="00FF762D" w:rsidRPr="00FF762D">
        <w:rPr>
          <w:rFonts w:cs="Arial"/>
          <w:szCs w:val="24"/>
        </w:rPr>
        <w:t xml:space="preserve">foram </w:t>
      </w:r>
      <w:proofErr w:type="spellStart"/>
      <w:r w:rsidR="00FF762D" w:rsidRPr="00FF762D">
        <w:rPr>
          <w:rFonts w:cs="Arial"/>
          <w:szCs w:val="24"/>
        </w:rPr>
        <w:t>Ratio</w:t>
      </w:r>
      <w:proofErr w:type="spellEnd"/>
      <w:r w:rsidR="004B3EC4" w:rsidRPr="00FF762D">
        <w:rPr>
          <w:rFonts w:cs="Arial"/>
          <w:szCs w:val="24"/>
        </w:rPr>
        <w:t xml:space="preserve"> Index (RI)</w:t>
      </w:r>
      <w:r w:rsidR="004B4534">
        <w:rPr>
          <w:rFonts w:cs="Arial"/>
          <w:szCs w:val="24"/>
        </w:rPr>
        <w:t xml:space="preserve"> (Equação 5)</w:t>
      </w:r>
      <w:r w:rsidR="004B3EC4" w:rsidRPr="00FF762D">
        <w:rPr>
          <w:rFonts w:cs="Arial"/>
          <w:szCs w:val="24"/>
        </w:rPr>
        <w:t xml:space="preserve">, </w:t>
      </w:r>
      <w:proofErr w:type="spellStart"/>
      <w:r w:rsidR="004B3EC4" w:rsidRPr="00FF762D">
        <w:rPr>
          <w:rFonts w:cs="Arial"/>
          <w:szCs w:val="24"/>
        </w:rPr>
        <w:t>Difference</w:t>
      </w:r>
      <w:proofErr w:type="spellEnd"/>
      <w:r w:rsidR="004B3EC4" w:rsidRPr="00FF762D">
        <w:rPr>
          <w:rFonts w:cs="Arial"/>
          <w:szCs w:val="24"/>
        </w:rPr>
        <w:t xml:space="preserve"> Index (DI)</w:t>
      </w:r>
      <w:r w:rsidR="004B4534">
        <w:rPr>
          <w:rFonts w:cs="Arial"/>
          <w:szCs w:val="24"/>
        </w:rPr>
        <w:t xml:space="preserve"> (Equação 3)</w:t>
      </w:r>
      <w:r w:rsidR="004B3EC4" w:rsidRPr="00FF762D">
        <w:rPr>
          <w:rFonts w:cs="Arial"/>
          <w:szCs w:val="24"/>
        </w:rPr>
        <w:t xml:space="preserve">, </w:t>
      </w:r>
      <w:proofErr w:type="spellStart"/>
      <w:r w:rsidR="004B3EC4" w:rsidRPr="00FF762D">
        <w:rPr>
          <w:rFonts w:cs="Arial"/>
          <w:szCs w:val="24"/>
        </w:rPr>
        <w:t>Normalized</w:t>
      </w:r>
      <w:proofErr w:type="spellEnd"/>
      <w:r w:rsidR="004B3EC4" w:rsidRPr="00FF762D">
        <w:rPr>
          <w:rFonts w:cs="Arial"/>
          <w:szCs w:val="24"/>
        </w:rPr>
        <w:t xml:space="preserve"> </w:t>
      </w:r>
      <w:proofErr w:type="spellStart"/>
      <w:r w:rsidR="004B3EC4" w:rsidRPr="00FF762D">
        <w:rPr>
          <w:rFonts w:cs="Arial"/>
          <w:szCs w:val="24"/>
        </w:rPr>
        <w:t>Difference</w:t>
      </w:r>
      <w:proofErr w:type="spellEnd"/>
      <w:r w:rsidR="004B3EC4" w:rsidRPr="00FF762D">
        <w:rPr>
          <w:rFonts w:cs="Arial"/>
          <w:szCs w:val="24"/>
        </w:rPr>
        <w:t xml:space="preserve"> Index (NDI)</w:t>
      </w:r>
      <w:r w:rsidR="004B4534">
        <w:rPr>
          <w:rFonts w:cs="Arial"/>
          <w:szCs w:val="24"/>
        </w:rPr>
        <w:t xml:space="preserve"> (Equação 2)</w:t>
      </w:r>
      <w:r w:rsidR="004B3EC4" w:rsidRPr="00FF762D">
        <w:rPr>
          <w:rFonts w:cs="Arial"/>
          <w:szCs w:val="24"/>
        </w:rPr>
        <w:t xml:space="preserve"> HONG et al., (2018), </w:t>
      </w:r>
      <w:proofErr w:type="spellStart"/>
      <w:r w:rsidR="00FF762D">
        <w:rPr>
          <w:rFonts w:cs="Arial"/>
          <w:szCs w:val="24"/>
        </w:rPr>
        <w:t>Normalized</w:t>
      </w:r>
      <w:proofErr w:type="spellEnd"/>
      <w:r w:rsidR="00FF762D">
        <w:rPr>
          <w:rFonts w:cs="Arial"/>
          <w:szCs w:val="24"/>
        </w:rPr>
        <w:t xml:space="preserve"> </w:t>
      </w:r>
      <w:proofErr w:type="spellStart"/>
      <w:r w:rsidR="004E0679" w:rsidRPr="00FF762D">
        <w:rPr>
          <w:rFonts w:cs="Arial"/>
          <w:szCs w:val="24"/>
        </w:rPr>
        <w:t>Difference</w:t>
      </w:r>
      <w:proofErr w:type="spellEnd"/>
      <w:r w:rsidR="004E0679" w:rsidRPr="00FF762D">
        <w:rPr>
          <w:rFonts w:cs="Arial"/>
          <w:szCs w:val="24"/>
        </w:rPr>
        <w:t xml:space="preserve"> </w:t>
      </w:r>
      <w:proofErr w:type="spellStart"/>
      <w:r w:rsidR="004B3EC4" w:rsidRPr="00FF762D">
        <w:rPr>
          <w:rFonts w:cs="Arial"/>
          <w:szCs w:val="24"/>
        </w:rPr>
        <w:t>Vegetation</w:t>
      </w:r>
      <w:proofErr w:type="spellEnd"/>
      <w:r w:rsidR="004B3EC4" w:rsidRPr="00FF762D">
        <w:rPr>
          <w:rFonts w:cs="Arial"/>
          <w:szCs w:val="24"/>
        </w:rPr>
        <w:t> </w:t>
      </w:r>
      <w:r w:rsidR="004B3EC4" w:rsidRPr="00FF762D">
        <w:rPr>
          <w:rFonts w:cs="Arial"/>
          <w:bCs/>
          <w:szCs w:val="24"/>
        </w:rPr>
        <w:t>Index</w:t>
      </w:r>
      <w:r w:rsidR="004B3EC4" w:rsidRPr="00FF762D">
        <w:rPr>
          <w:rFonts w:cs="Arial"/>
          <w:szCs w:val="24"/>
        </w:rPr>
        <w:t xml:space="preserve"> (NDVI)</w:t>
      </w:r>
      <w:r w:rsidR="004B4534">
        <w:rPr>
          <w:rFonts w:cs="Arial"/>
          <w:szCs w:val="24"/>
        </w:rPr>
        <w:t xml:space="preserve"> (Equação 1)</w:t>
      </w:r>
      <w:r w:rsidR="004B3EC4" w:rsidRPr="00FF762D">
        <w:rPr>
          <w:rFonts w:cs="Arial"/>
          <w:szCs w:val="24"/>
        </w:rPr>
        <w:t>,</w:t>
      </w:r>
      <w:r w:rsidR="000C3FF4" w:rsidRPr="00FF762D">
        <w:rPr>
          <w:rFonts w:cs="Arial"/>
          <w:szCs w:val="24"/>
        </w:rPr>
        <w:t xml:space="preserve"> </w:t>
      </w:r>
      <w:proofErr w:type="spellStart"/>
      <w:r w:rsidR="004B3EC4" w:rsidRPr="00FF762D">
        <w:rPr>
          <w:rFonts w:cs="Arial"/>
          <w:szCs w:val="24"/>
        </w:rPr>
        <w:t>Ratio</w:t>
      </w:r>
      <w:proofErr w:type="spellEnd"/>
      <w:r w:rsidR="004B3EC4" w:rsidRPr="00FF762D">
        <w:rPr>
          <w:rFonts w:cs="Arial"/>
          <w:szCs w:val="24"/>
        </w:rPr>
        <w:t xml:space="preserve"> Index (SRI)</w:t>
      </w:r>
      <w:r w:rsidR="004B4534">
        <w:rPr>
          <w:rFonts w:cs="Arial"/>
          <w:szCs w:val="24"/>
        </w:rPr>
        <w:t xml:space="preserve"> (Equação 6) e </w:t>
      </w:r>
      <w:proofErr w:type="spellStart"/>
      <w:r w:rsidR="004B3EC4" w:rsidRPr="00FF762D">
        <w:rPr>
          <w:rFonts w:cs="Arial"/>
          <w:szCs w:val="24"/>
        </w:rPr>
        <w:t>Difference</w:t>
      </w:r>
      <w:proofErr w:type="spellEnd"/>
      <w:r w:rsidR="004B3EC4" w:rsidRPr="00FF762D">
        <w:rPr>
          <w:rFonts w:cs="Arial"/>
          <w:szCs w:val="24"/>
        </w:rPr>
        <w:t xml:space="preserve"> Index (SDI)</w:t>
      </w:r>
      <w:r w:rsidR="004B4534">
        <w:rPr>
          <w:rFonts w:cs="Arial"/>
          <w:szCs w:val="24"/>
        </w:rPr>
        <w:t xml:space="preserve"> (Equação 4).</w:t>
      </w:r>
      <w:r w:rsidR="004B3EC4" w:rsidRPr="00FF762D">
        <w:rPr>
          <w:rFonts w:ascii="Times New Roman" w:hAnsi="Times New Roman" w:cs="Times New Roman"/>
          <w:szCs w:val="24"/>
        </w:rPr>
        <w:t xml:space="preserve"> </w:t>
      </w:r>
      <w:r w:rsidR="004B3EC4" w:rsidRPr="004B3EC4">
        <w:rPr>
          <w:rFonts w:cs="Arial"/>
          <w:szCs w:val="24"/>
        </w:rPr>
        <w:t>Onde</w:t>
      </w:r>
      <w:r w:rsidR="004B3EC4">
        <w:rPr>
          <w:rFonts w:ascii="Times New Roman" w:hAnsi="Times New Roman" w:cs="Times New Roman"/>
          <w:szCs w:val="24"/>
        </w:rPr>
        <w:t xml:space="preserve"> </w:t>
      </w:r>
      <m:oMath>
        <m:r>
          <w:rPr>
            <w:rFonts w:ascii="Cambria Math" w:hAnsi="Cambria Math" w:cs="Times New Roman"/>
            <w:szCs w:val="24"/>
          </w:rPr>
          <m:t xml:space="preserve">Ri </m:t>
        </m:r>
      </m:oMath>
      <w:proofErr w:type="gramStart"/>
      <w:r w:rsidR="004B3EC4" w:rsidRPr="004B3EC4">
        <w:rPr>
          <w:rFonts w:eastAsiaTheme="minorEastAsia" w:cs="Arial"/>
          <w:szCs w:val="24"/>
        </w:rPr>
        <w:t>e</w:t>
      </w:r>
      <w:r w:rsidR="004B3EC4">
        <w:rPr>
          <w:rFonts w:ascii="Times New Roman" w:eastAsiaTheme="minorEastAsia" w:hAnsi="Times New Roman" w:cs="Times New Roman"/>
          <w:szCs w:val="24"/>
        </w:rPr>
        <w:t xml:space="preserve"> </w:t>
      </w:r>
      <m:oMath>
        <m:r>
          <w:rPr>
            <w:rFonts w:ascii="Cambria Math" w:hAnsi="Cambria Math" w:cs="Times New Roman"/>
            <w:szCs w:val="24"/>
          </w:rPr>
          <m:t>Rj</m:t>
        </m:r>
      </m:oMath>
      <w:r w:rsidR="004B3EC4">
        <w:rPr>
          <w:rFonts w:ascii="Times New Roman" w:eastAsiaTheme="minorEastAsia" w:hAnsi="Times New Roman" w:cs="Times New Roman"/>
          <w:szCs w:val="24"/>
        </w:rPr>
        <w:t xml:space="preserve"> </w:t>
      </w:r>
      <w:r w:rsidR="004B3EC4" w:rsidRPr="004B3EC4">
        <w:rPr>
          <w:rFonts w:eastAsiaTheme="minorEastAsia" w:cs="Arial"/>
          <w:szCs w:val="24"/>
        </w:rPr>
        <w:t>representam</w:t>
      </w:r>
      <w:proofErr w:type="gramEnd"/>
      <w:r w:rsidR="004B3EC4" w:rsidRPr="004B3EC4">
        <w:rPr>
          <w:rFonts w:eastAsiaTheme="minorEastAsia" w:cs="Arial"/>
          <w:szCs w:val="24"/>
        </w:rPr>
        <w:t xml:space="preserve">  o valor de </w:t>
      </w:r>
      <w:proofErr w:type="spellStart"/>
      <w:r w:rsidR="004B3EC4" w:rsidRPr="004B3EC4">
        <w:rPr>
          <w:rFonts w:eastAsiaTheme="minorEastAsia" w:cs="Arial"/>
          <w:szCs w:val="24"/>
        </w:rPr>
        <w:t>reflectância</w:t>
      </w:r>
      <w:proofErr w:type="spellEnd"/>
      <w:r w:rsidR="004B3EC4" w:rsidRPr="004B3EC4">
        <w:rPr>
          <w:rFonts w:eastAsiaTheme="minorEastAsia" w:cs="Arial"/>
          <w:szCs w:val="24"/>
        </w:rPr>
        <w:t xml:space="preserve"> nos comprimentos de onda </w:t>
      </w:r>
      <m:oMath>
        <m:r>
          <w:rPr>
            <w:rFonts w:ascii="Cambria Math" w:hAnsi="Cambria Math" w:cs="Arial"/>
            <w:szCs w:val="24"/>
          </w:rPr>
          <m:t>i</m:t>
        </m:r>
      </m:oMath>
      <w:r w:rsidR="004B3EC4" w:rsidRPr="004B3EC4">
        <w:rPr>
          <w:rFonts w:eastAsiaTheme="minorEastAsia" w:cs="Arial"/>
          <w:szCs w:val="24"/>
        </w:rPr>
        <w:t xml:space="preserve"> e </w:t>
      </w:r>
      <m:oMath>
        <m:r>
          <w:rPr>
            <w:rFonts w:ascii="Cambria Math" w:hAnsi="Cambria Math" w:cs="Arial"/>
            <w:szCs w:val="24"/>
          </w:rPr>
          <m:t>j</m:t>
        </m:r>
      </m:oMath>
      <w:r w:rsidR="004B3EC4" w:rsidRPr="004B3EC4">
        <w:rPr>
          <w:rFonts w:eastAsiaTheme="minorEastAsia" w:cs="Arial"/>
          <w:szCs w:val="24"/>
        </w:rPr>
        <w:t>, respectivamente</w:t>
      </w:r>
      <w:r w:rsidR="004B3EC4">
        <w:rPr>
          <w:rFonts w:eastAsiaTheme="minorEastAsia" w:cs="Arial"/>
          <w:szCs w:val="24"/>
        </w:rPr>
        <w:t>.</w:t>
      </w:r>
    </w:p>
    <w:p w14:paraId="194B84BB" w14:textId="36EFE8B8" w:rsidR="004B3EC4" w:rsidRPr="00E83193" w:rsidRDefault="004B3EC4">
      <w:pPr>
        <w:jc w:val="right"/>
        <w:rPr>
          <w:rFonts w:ascii="Times New Roman" w:eastAsiaTheme="minorEastAsia" w:hAnsi="Times New Roman" w:cs="Times New Roman"/>
          <w:szCs w:val="24"/>
        </w:rPr>
        <w:pPrChange w:id="401" w:author="Liliane" w:date="2021-04-17T11:34:00Z">
          <w:pPr>
            <w:ind w:firstLine="720"/>
          </w:pPr>
        </w:pPrChange>
      </w:pPr>
      <w:commentRangeStart w:id="402"/>
      <m:oMath>
        <m:r>
          <w:rPr>
            <w:rFonts w:ascii="Cambria Math" w:hAnsi="Cambria Math" w:cs="Times New Roman"/>
            <w:sz w:val="28"/>
            <w:szCs w:val="28"/>
            <w:rPrChange w:id="403" w:author="Liliane" w:date="2021-04-17T11:41:00Z">
              <w:rPr>
                <w:rFonts w:ascii="Cambria Math" w:hAnsi="Cambria Math" w:cs="Times New Roman"/>
                <w:szCs w:val="24"/>
              </w:rPr>
            </w:rPrChange>
          </w:rPr>
          <m:t xml:space="preserve">NDVI= </m:t>
        </m:r>
        <m:f>
          <m:fPr>
            <m:ctrlPr>
              <w:rPr>
                <w:rFonts w:ascii="Cambria Math" w:hAnsi="Cambria Math" w:cs="Times New Roman"/>
                <w:i/>
                <w:sz w:val="28"/>
                <w:szCs w:val="28"/>
              </w:rPr>
            </m:ctrlPr>
          </m:fPr>
          <m:num>
            <m:r>
              <w:rPr>
                <w:rFonts w:ascii="Cambria Math" w:hAnsi="Cambria Math" w:cs="Times New Roman"/>
                <w:sz w:val="28"/>
                <w:szCs w:val="28"/>
                <w:rPrChange w:id="404" w:author="Liliane" w:date="2021-04-17T11:41:00Z">
                  <w:rPr>
                    <w:rFonts w:ascii="Cambria Math" w:hAnsi="Cambria Math" w:cs="Times New Roman"/>
                    <w:szCs w:val="24"/>
                  </w:rPr>
                </w:rPrChange>
              </w:rPr>
              <m:t>Rj-Ri</m:t>
            </m:r>
          </m:num>
          <m:den>
            <m:r>
              <w:rPr>
                <w:rFonts w:ascii="Cambria Math" w:hAnsi="Cambria Math" w:cs="Times New Roman"/>
                <w:sz w:val="28"/>
                <w:szCs w:val="28"/>
                <w:rPrChange w:id="405" w:author="Liliane" w:date="2021-04-17T11:41:00Z">
                  <w:rPr>
                    <w:rFonts w:ascii="Cambria Math" w:hAnsi="Cambria Math" w:cs="Times New Roman"/>
                    <w:szCs w:val="24"/>
                  </w:rPr>
                </w:rPrChange>
              </w:rPr>
              <m:t>Rj+Ri</m:t>
            </m:r>
          </m:den>
        </m:f>
      </m:oMath>
      <w:r w:rsidR="00E83193">
        <w:rPr>
          <w:rFonts w:ascii="Times New Roman" w:eastAsiaTheme="minorEastAsia" w:hAnsi="Times New Roman" w:cs="Times New Roman"/>
          <w:szCs w:val="24"/>
        </w:rPr>
        <w:t xml:space="preserve">                                                       (1)</w:t>
      </w:r>
    </w:p>
    <w:p w14:paraId="18C7EC7A" w14:textId="78C82353" w:rsidR="004B3EC4" w:rsidRPr="00E83193" w:rsidDel="00FD5444" w:rsidRDefault="00FD5444" w:rsidP="00FD5444">
      <w:pPr>
        <w:ind w:firstLine="0"/>
        <w:jc w:val="right"/>
        <w:rPr>
          <w:del w:id="406" w:author="Liliane" w:date="2021-04-17T11:33:00Z"/>
          <w:rFonts w:ascii="Times New Roman" w:eastAsiaTheme="minorEastAsia" w:hAnsi="Times New Roman" w:cs="Times New Roman"/>
          <w:szCs w:val="24"/>
        </w:rPr>
      </w:pPr>
      <m:oMath>
        <m:r>
          <w:ins w:id="407" w:author="Liliane" w:date="2021-04-17T11:35:00Z">
            <w:rPr>
              <w:rFonts w:ascii="Cambria Math" w:hAnsi="Cambria Math" w:cs="Times New Roman"/>
              <w:sz w:val="28"/>
              <w:szCs w:val="28"/>
              <w:rPrChange w:id="408" w:author="Liliane" w:date="2021-04-17T11:41:00Z">
                <w:rPr>
                  <w:rFonts w:ascii="Cambria Math" w:hAnsi="Cambria Math" w:cs="Times New Roman"/>
                  <w:szCs w:val="24"/>
                </w:rPr>
              </w:rPrChange>
            </w:rPr>
            <m:t xml:space="preserve">            </m:t>
          </w:ins>
        </m:r>
        <m:r>
          <w:rPr>
            <w:rFonts w:ascii="Cambria Math" w:hAnsi="Cambria Math" w:cs="Times New Roman"/>
            <w:sz w:val="28"/>
            <w:szCs w:val="28"/>
            <w:rPrChange w:id="409" w:author="Liliane" w:date="2021-04-17T11:41:00Z">
              <w:rPr>
                <w:rFonts w:ascii="Cambria Math" w:hAnsi="Cambria Math" w:cs="Times New Roman"/>
                <w:szCs w:val="24"/>
              </w:rPr>
            </w:rPrChange>
          </w:rPr>
          <m:t>NDI=</m:t>
        </m:r>
        <m:f>
          <m:fPr>
            <m:ctrlPr>
              <w:rPr>
                <w:rFonts w:ascii="Cambria Math" w:hAnsi="Cambria Math" w:cs="Times New Roman"/>
                <w:i/>
                <w:sz w:val="28"/>
                <w:szCs w:val="28"/>
              </w:rPr>
            </m:ctrlPr>
          </m:fPr>
          <m:num>
            <m:r>
              <w:rPr>
                <w:rFonts w:ascii="Cambria Math" w:hAnsi="Cambria Math" w:cs="Times New Roman"/>
                <w:sz w:val="28"/>
                <w:szCs w:val="28"/>
                <w:rPrChange w:id="410" w:author="Liliane" w:date="2021-04-17T11:41:00Z">
                  <w:rPr>
                    <w:rFonts w:ascii="Cambria Math" w:hAnsi="Cambria Math" w:cs="Times New Roman"/>
                    <w:szCs w:val="24"/>
                  </w:rPr>
                </w:rPrChange>
              </w:rPr>
              <m:t>Ri-Rj</m:t>
            </m:r>
          </m:num>
          <m:den>
            <m:r>
              <w:rPr>
                <w:rFonts w:ascii="Cambria Math" w:hAnsi="Cambria Math" w:cs="Times New Roman"/>
                <w:sz w:val="28"/>
                <w:szCs w:val="28"/>
                <w:rPrChange w:id="411" w:author="Liliane" w:date="2021-04-17T11:41:00Z">
                  <w:rPr>
                    <w:rFonts w:ascii="Cambria Math" w:hAnsi="Cambria Math" w:cs="Times New Roman"/>
                    <w:szCs w:val="24"/>
                  </w:rPr>
                </w:rPrChange>
              </w:rPr>
              <m:t>Ri+Rj</m:t>
            </m:r>
          </m:den>
        </m:f>
      </m:oMath>
      <w:r w:rsidR="00B63E78">
        <w:rPr>
          <w:rFonts w:ascii="Times New Roman" w:eastAsiaTheme="minorEastAsia" w:hAnsi="Times New Roman" w:cs="Times New Roman"/>
          <w:szCs w:val="24"/>
        </w:rPr>
        <w:t xml:space="preserve">     </w:t>
      </w:r>
      <w:r w:rsidR="00E83193">
        <w:rPr>
          <w:rFonts w:ascii="Times New Roman" w:eastAsiaTheme="minorEastAsia" w:hAnsi="Times New Roman" w:cs="Times New Roman"/>
          <w:szCs w:val="24"/>
        </w:rPr>
        <w:t xml:space="preserve">                                                      (2)</w:t>
      </w:r>
    </w:p>
    <w:p w14:paraId="254AFE39" w14:textId="31000F61" w:rsidR="00D32F94" w:rsidRPr="00FD5444" w:rsidRDefault="00D32F94" w:rsidP="00B63E78">
      <w:pPr>
        <w:ind w:firstLine="0"/>
        <w:jc w:val="right"/>
        <w:rPr>
          <w:rFonts w:ascii="Times New Roman" w:hAnsi="Times New Roman" w:cs="Times New Roman"/>
          <w:szCs w:val="24"/>
        </w:rPr>
      </w:pPr>
      <m:oMath>
        <m:r>
          <w:rPr>
            <w:rFonts w:ascii="Cambria Math" w:hAnsi="Cambria Math" w:cs="Times New Roman"/>
            <w:sz w:val="28"/>
            <w:szCs w:val="28"/>
            <w:rPrChange w:id="412" w:author="Liliane" w:date="2021-04-17T11:42:00Z">
              <w:rPr>
                <w:rFonts w:ascii="Cambria Math" w:hAnsi="Cambria Math" w:cs="Times New Roman"/>
                <w:szCs w:val="24"/>
              </w:rPr>
            </w:rPrChange>
          </w:rPr>
          <m:t xml:space="preserve">DI= Ri-Rj </m:t>
        </m:r>
      </m:oMath>
      <w:r w:rsidR="00FD5444">
        <w:rPr>
          <w:rFonts w:ascii="Times New Roman" w:eastAsiaTheme="minorEastAsia" w:hAnsi="Times New Roman" w:cs="Times New Roman"/>
          <w:szCs w:val="24"/>
        </w:rPr>
        <w:t xml:space="preserve">                 </w:t>
      </w:r>
      <w:r w:rsidR="00B63E78">
        <w:rPr>
          <w:rFonts w:ascii="Times New Roman" w:eastAsiaTheme="minorEastAsia" w:hAnsi="Times New Roman" w:cs="Times New Roman"/>
          <w:szCs w:val="24"/>
        </w:rPr>
        <w:t xml:space="preserve">   </w:t>
      </w:r>
      <w:r w:rsidR="00FD5444">
        <w:rPr>
          <w:rFonts w:ascii="Times New Roman" w:eastAsiaTheme="minorEastAsia" w:hAnsi="Times New Roman" w:cs="Times New Roman"/>
          <w:szCs w:val="24"/>
        </w:rPr>
        <w:t xml:space="preserve">                                    (3)</w:t>
      </w:r>
    </w:p>
    <w:p w14:paraId="012FAB51" w14:textId="6A5AC930" w:rsidR="004B3EC4" w:rsidRPr="00FD5444" w:rsidRDefault="004B3EC4">
      <w:pPr>
        <w:jc w:val="right"/>
        <w:rPr>
          <w:rFonts w:ascii="Times New Roman" w:eastAsiaTheme="minorEastAsia" w:hAnsi="Times New Roman" w:cs="Times New Roman"/>
          <w:szCs w:val="24"/>
        </w:rPr>
        <w:pPrChange w:id="413" w:author="Liliane" w:date="2021-04-17T11:40:00Z">
          <w:pPr>
            <w:ind w:firstLine="720"/>
          </w:pPr>
        </w:pPrChange>
      </w:pPr>
      <m:oMath>
        <m:r>
          <w:rPr>
            <w:rFonts w:ascii="Cambria Math" w:hAnsi="Cambria Math" w:cs="Times New Roman"/>
            <w:sz w:val="28"/>
            <w:szCs w:val="28"/>
            <w:rPrChange w:id="414" w:author="Liliane" w:date="2021-04-17T11:42:00Z">
              <w:rPr>
                <w:rFonts w:ascii="Cambria Math" w:hAnsi="Cambria Math" w:cs="Times New Roman"/>
                <w:szCs w:val="24"/>
              </w:rPr>
            </w:rPrChange>
          </w:rPr>
          <w:lastRenderedPageBreak/>
          <m:t>SDI= Rj-Ri</m:t>
        </m:r>
      </m:oMath>
      <w:r w:rsidR="00FD5444">
        <w:rPr>
          <w:rFonts w:ascii="Times New Roman" w:eastAsiaTheme="minorEastAsia" w:hAnsi="Times New Roman" w:cs="Times New Roman"/>
          <w:szCs w:val="24"/>
        </w:rPr>
        <w:t xml:space="preserve">      </w:t>
      </w:r>
      <w:r w:rsidR="00B63E78">
        <w:rPr>
          <w:rFonts w:ascii="Times New Roman" w:eastAsiaTheme="minorEastAsia" w:hAnsi="Times New Roman" w:cs="Times New Roman"/>
          <w:szCs w:val="24"/>
        </w:rPr>
        <w:t xml:space="preserve">  </w:t>
      </w:r>
      <w:r w:rsidR="00FD5444">
        <w:rPr>
          <w:rFonts w:ascii="Times New Roman" w:eastAsiaTheme="minorEastAsia" w:hAnsi="Times New Roman" w:cs="Times New Roman"/>
          <w:szCs w:val="24"/>
        </w:rPr>
        <w:t xml:space="preserve">                                               (4)</w:t>
      </w:r>
    </w:p>
    <w:p w14:paraId="3920BE16" w14:textId="6CD04161" w:rsidR="00D32F94" w:rsidRPr="00FD5444" w:rsidRDefault="00D32F94">
      <w:pPr>
        <w:ind w:firstLine="720"/>
        <w:jc w:val="right"/>
        <w:rPr>
          <w:rFonts w:ascii="Times New Roman" w:hAnsi="Times New Roman" w:cs="Times New Roman"/>
          <w:szCs w:val="24"/>
        </w:rPr>
        <w:pPrChange w:id="415" w:author="Liliane" w:date="2021-04-17T11:32:00Z">
          <w:pPr>
            <w:ind w:firstLine="720"/>
          </w:pPr>
        </w:pPrChange>
      </w:pPr>
      <m:oMath>
        <m:r>
          <w:rPr>
            <w:rFonts w:ascii="Cambria Math" w:hAnsi="Cambria Math" w:cs="Times New Roman"/>
            <w:sz w:val="28"/>
            <w:szCs w:val="28"/>
            <w:rPrChange w:id="416" w:author="Liliane" w:date="2021-04-17T11:42:00Z">
              <w:rPr>
                <w:rFonts w:ascii="Cambria Math" w:hAnsi="Cambria Math" w:cs="Times New Roman"/>
                <w:szCs w:val="24"/>
              </w:rPr>
            </w:rPrChange>
          </w:rPr>
          <m:t xml:space="preserve">RI= </m:t>
        </m:r>
        <m:f>
          <m:fPr>
            <m:ctrlPr>
              <w:rPr>
                <w:rFonts w:ascii="Cambria Math" w:hAnsi="Cambria Math" w:cs="Times New Roman"/>
                <w:i/>
                <w:sz w:val="28"/>
                <w:szCs w:val="28"/>
              </w:rPr>
            </m:ctrlPr>
          </m:fPr>
          <m:num>
            <m:r>
              <w:rPr>
                <w:rFonts w:ascii="Cambria Math" w:hAnsi="Cambria Math" w:cs="Times New Roman"/>
                <w:sz w:val="28"/>
                <w:szCs w:val="28"/>
                <w:rPrChange w:id="417" w:author="Liliane" w:date="2021-04-17T11:42:00Z">
                  <w:rPr>
                    <w:rFonts w:ascii="Cambria Math" w:hAnsi="Cambria Math" w:cs="Times New Roman"/>
                    <w:szCs w:val="24"/>
                  </w:rPr>
                </w:rPrChange>
              </w:rPr>
              <m:t>Ri</m:t>
            </m:r>
          </m:num>
          <m:den>
            <m:r>
              <w:rPr>
                <w:rFonts w:ascii="Cambria Math" w:hAnsi="Cambria Math" w:cs="Times New Roman"/>
                <w:sz w:val="28"/>
                <w:szCs w:val="28"/>
                <w:rPrChange w:id="418" w:author="Liliane" w:date="2021-04-17T11:42:00Z">
                  <w:rPr>
                    <w:rFonts w:ascii="Cambria Math" w:hAnsi="Cambria Math" w:cs="Times New Roman"/>
                    <w:szCs w:val="24"/>
                  </w:rPr>
                </w:rPrChange>
              </w:rPr>
              <m:t>Rj</m:t>
            </m:r>
          </m:den>
        </m:f>
      </m:oMath>
      <w:r w:rsidR="00FD5444" w:rsidRPr="00B63E78">
        <w:rPr>
          <w:rFonts w:ascii="Times New Roman" w:eastAsiaTheme="minorEastAsia" w:hAnsi="Times New Roman" w:cs="Times New Roman"/>
          <w:sz w:val="28"/>
          <w:szCs w:val="28"/>
          <w:rPrChange w:id="419" w:author="Liliane" w:date="2021-04-17T11:42:00Z">
            <w:rPr>
              <w:rFonts w:ascii="Times New Roman" w:eastAsiaTheme="minorEastAsia" w:hAnsi="Times New Roman" w:cs="Times New Roman"/>
              <w:szCs w:val="24"/>
            </w:rPr>
          </w:rPrChange>
        </w:rPr>
        <w:t xml:space="preserve"> </w:t>
      </w:r>
      <w:r w:rsidR="00FD5444">
        <w:rPr>
          <w:rFonts w:ascii="Times New Roman" w:eastAsiaTheme="minorEastAsia" w:hAnsi="Times New Roman" w:cs="Times New Roman"/>
          <w:szCs w:val="24"/>
        </w:rPr>
        <w:t xml:space="preserve">                                </w:t>
      </w:r>
      <w:r w:rsidR="00B63E78">
        <w:rPr>
          <w:rFonts w:ascii="Times New Roman" w:eastAsiaTheme="minorEastAsia" w:hAnsi="Times New Roman" w:cs="Times New Roman"/>
          <w:szCs w:val="24"/>
        </w:rPr>
        <w:t xml:space="preserve">      </w:t>
      </w:r>
      <w:r w:rsidR="00FD5444">
        <w:rPr>
          <w:rFonts w:ascii="Times New Roman" w:eastAsiaTheme="minorEastAsia" w:hAnsi="Times New Roman" w:cs="Times New Roman"/>
          <w:szCs w:val="24"/>
        </w:rPr>
        <w:t xml:space="preserve">                         (5)</w:t>
      </w:r>
    </w:p>
    <w:p w14:paraId="1CCBEA71" w14:textId="390E6D8F" w:rsidR="004B3EC4" w:rsidRPr="00FD5444" w:rsidRDefault="004B3EC4">
      <w:pPr>
        <w:ind w:firstLine="720"/>
        <w:jc w:val="right"/>
        <w:rPr>
          <w:rFonts w:ascii="Times New Roman" w:hAnsi="Times New Roman" w:cs="Times New Roman"/>
          <w:szCs w:val="24"/>
        </w:rPr>
        <w:pPrChange w:id="420" w:author="Liliane" w:date="2021-04-17T11:35:00Z">
          <w:pPr>
            <w:ind w:firstLine="720"/>
          </w:pPr>
        </w:pPrChange>
      </w:pPr>
      <m:oMath>
        <m:r>
          <w:rPr>
            <w:rFonts w:ascii="Cambria Math" w:hAnsi="Cambria Math" w:cs="Times New Roman"/>
            <w:sz w:val="28"/>
            <w:szCs w:val="28"/>
            <w:rPrChange w:id="421" w:author="Liliane" w:date="2021-04-17T11:42:00Z">
              <w:rPr>
                <w:rFonts w:ascii="Cambria Math" w:hAnsi="Cambria Math" w:cs="Times New Roman"/>
                <w:szCs w:val="24"/>
              </w:rPr>
            </w:rPrChange>
          </w:rPr>
          <m:t xml:space="preserve">SRI= </m:t>
        </m:r>
        <m:f>
          <m:fPr>
            <m:ctrlPr>
              <w:rPr>
                <w:rFonts w:ascii="Cambria Math" w:hAnsi="Cambria Math" w:cs="Times New Roman"/>
                <w:i/>
                <w:sz w:val="28"/>
                <w:szCs w:val="28"/>
              </w:rPr>
            </m:ctrlPr>
          </m:fPr>
          <m:num>
            <m:r>
              <w:rPr>
                <w:rFonts w:ascii="Cambria Math" w:hAnsi="Cambria Math" w:cs="Times New Roman"/>
                <w:sz w:val="28"/>
                <w:szCs w:val="28"/>
                <w:rPrChange w:id="422" w:author="Liliane" w:date="2021-04-17T11:42:00Z">
                  <w:rPr>
                    <w:rFonts w:ascii="Cambria Math" w:hAnsi="Cambria Math" w:cs="Times New Roman"/>
                    <w:szCs w:val="24"/>
                  </w:rPr>
                </w:rPrChange>
              </w:rPr>
              <m:t>Rj</m:t>
            </m:r>
          </m:num>
          <m:den>
            <m:r>
              <w:rPr>
                <w:rFonts w:ascii="Cambria Math" w:hAnsi="Cambria Math" w:cs="Times New Roman"/>
                <w:sz w:val="28"/>
                <w:szCs w:val="28"/>
                <w:rPrChange w:id="423" w:author="Liliane" w:date="2021-04-17T11:42:00Z">
                  <w:rPr>
                    <w:rFonts w:ascii="Cambria Math" w:hAnsi="Cambria Math" w:cs="Times New Roman"/>
                    <w:szCs w:val="24"/>
                  </w:rPr>
                </w:rPrChange>
              </w:rPr>
              <m:t>Ri</m:t>
            </m:r>
          </m:den>
        </m:f>
        <w:commentRangeEnd w:id="402"/>
        <m:r>
          <m:rPr>
            <m:sty m:val="p"/>
          </m:rPr>
          <w:rPr>
            <w:rStyle w:val="Refdecomentrio"/>
            <w:sz w:val="28"/>
            <w:szCs w:val="28"/>
            <w:rPrChange w:id="424" w:author="Liliane" w:date="2021-04-17T11:42:00Z">
              <w:rPr>
                <w:rStyle w:val="Refdecomentrio"/>
              </w:rPr>
            </w:rPrChange>
          </w:rPr>
          <w:commentReference w:id="402"/>
        </m:r>
      </m:oMath>
      <w:r w:rsidR="00B63E78">
        <w:rPr>
          <w:rFonts w:ascii="Times New Roman" w:eastAsiaTheme="minorEastAsia" w:hAnsi="Times New Roman" w:cs="Times New Roman"/>
          <w:szCs w:val="24"/>
        </w:rPr>
        <w:t xml:space="preserve">                </w:t>
      </w:r>
      <w:r w:rsidR="00FD5444">
        <w:rPr>
          <w:rFonts w:ascii="Times New Roman" w:eastAsiaTheme="minorEastAsia" w:hAnsi="Times New Roman" w:cs="Times New Roman"/>
          <w:szCs w:val="24"/>
        </w:rPr>
        <w:t xml:space="preserve">                                               (6)</w:t>
      </w:r>
    </w:p>
    <w:p w14:paraId="41604D35" w14:textId="57E05400" w:rsidR="000058A9" w:rsidRDefault="000058A9">
      <w:pPr>
        <w:ind w:firstLine="0"/>
        <w:rPr>
          <w:rFonts w:cs="Arial"/>
        </w:rPr>
        <w:pPrChange w:id="425" w:author="JMMB" w:date="2021-04-04T10:57:00Z">
          <w:pPr/>
        </w:pPrChange>
      </w:pPr>
    </w:p>
    <w:p w14:paraId="54036495" w14:textId="6D354752" w:rsidR="000F108D" w:rsidRDefault="00126550">
      <w:pPr>
        <w:ind w:firstLine="0"/>
        <w:rPr>
          <w:ins w:id="426" w:author="Liliane" w:date="2021-04-16T19:48:00Z"/>
          <w:rFonts w:cs="Arial"/>
        </w:rPr>
        <w:pPrChange w:id="427" w:author="JMMB" w:date="2021-04-04T10:57:00Z">
          <w:pPr/>
        </w:pPrChange>
      </w:pPr>
      <w:r>
        <w:rPr>
          <w:rFonts w:cs="Arial"/>
        </w:rPr>
        <w:t>5</w:t>
      </w:r>
      <w:r w:rsidR="000F108D">
        <w:rPr>
          <w:rFonts w:cs="Arial"/>
        </w:rPr>
        <w:t>.4 PRÉ-PROCESSAMENTO DE DADOS ESPECTRAIS</w:t>
      </w:r>
    </w:p>
    <w:p w14:paraId="14757C04" w14:textId="436B3DA6" w:rsidR="004E0679" w:rsidRPr="006779C2" w:rsidRDefault="004E0679" w:rsidP="004E0679">
      <w:pPr>
        <w:ind w:firstLine="720"/>
        <w:rPr>
          <w:rFonts w:cs="Arial"/>
          <w:szCs w:val="24"/>
        </w:rPr>
      </w:pPr>
      <w:r w:rsidRPr="006779C2">
        <w:rPr>
          <w:rFonts w:cs="Arial"/>
          <w:szCs w:val="24"/>
        </w:rPr>
        <w:t>A partir das curvas espectrais brutas (RAW), foram aplicadas três técnicas de pré-processamentos comumente empregados em espectroscopia (</w:t>
      </w:r>
      <w:r w:rsidR="00556A53" w:rsidRPr="006779C2">
        <w:rPr>
          <w:rFonts w:cs="Arial"/>
          <w:szCs w:val="24"/>
        </w:rPr>
        <w:t>VASQUES</w:t>
      </w:r>
      <w:r w:rsidRPr="006779C2">
        <w:rPr>
          <w:rFonts w:cs="Arial"/>
          <w:szCs w:val="24"/>
        </w:rPr>
        <w:t xml:space="preserve"> et al., 2008; </w:t>
      </w:r>
      <w:r w:rsidR="00556A53" w:rsidRPr="006779C2">
        <w:rPr>
          <w:rFonts w:cs="Arial"/>
          <w:szCs w:val="24"/>
        </w:rPr>
        <w:t>KNOX</w:t>
      </w:r>
      <w:r w:rsidRPr="006779C2">
        <w:rPr>
          <w:rFonts w:cs="Arial"/>
          <w:szCs w:val="24"/>
        </w:rPr>
        <w:t xml:space="preserve"> et al., 2015; </w:t>
      </w:r>
      <w:r w:rsidR="00556A53" w:rsidRPr="006779C2">
        <w:rPr>
          <w:rFonts w:cs="Arial"/>
          <w:szCs w:val="24"/>
        </w:rPr>
        <w:t>CLAIROTTE</w:t>
      </w:r>
      <w:r w:rsidRPr="006779C2">
        <w:rPr>
          <w:rFonts w:cs="Arial"/>
          <w:szCs w:val="24"/>
        </w:rPr>
        <w:t xml:space="preserve"> et al., 2016): suavização </w:t>
      </w:r>
      <w:proofErr w:type="spellStart"/>
      <w:r w:rsidRPr="006779C2">
        <w:rPr>
          <w:rFonts w:cs="Arial"/>
          <w:szCs w:val="24"/>
        </w:rPr>
        <w:t>Savitzky-Golay</w:t>
      </w:r>
      <w:proofErr w:type="spellEnd"/>
      <w:r w:rsidRPr="006779C2">
        <w:rPr>
          <w:rFonts w:cs="Arial"/>
          <w:szCs w:val="24"/>
        </w:rPr>
        <w:t xml:space="preserve"> com 1ª derivada usando um polinômio de primeira ordem, com janela de busca de 9 </w:t>
      </w:r>
      <w:proofErr w:type="spellStart"/>
      <w:r w:rsidRPr="006779C2">
        <w:rPr>
          <w:rFonts w:cs="Arial"/>
          <w:szCs w:val="24"/>
        </w:rPr>
        <w:t>nm</w:t>
      </w:r>
      <w:proofErr w:type="spellEnd"/>
      <w:r w:rsidRPr="006779C2">
        <w:rPr>
          <w:rFonts w:cs="Arial"/>
          <w:szCs w:val="24"/>
        </w:rPr>
        <w:t xml:space="preserve">, após teste inicial (SGD); padrão normal variado – standard normal </w:t>
      </w:r>
      <w:proofErr w:type="spellStart"/>
      <w:r w:rsidRPr="006779C2">
        <w:rPr>
          <w:rFonts w:cs="Arial"/>
          <w:szCs w:val="24"/>
        </w:rPr>
        <w:t>variate</w:t>
      </w:r>
      <w:proofErr w:type="spellEnd"/>
      <w:r w:rsidRPr="006779C2">
        <w:rPr>
          <w:rFonts w:cs="Arial"/>
          <w:szCs w:val="24"/>
        </w:rPr>
        <w:t xml:space="preserve"> (SNV); suavização - </w:t>
      </w:r>
      <w:proofErr w:type="spellStart"/>
      <w:r w:rsidRPr="006779C2">
        <w:rPr>
          <w:rFonts w:cs="Arial"/>
          <w:szCs w:val="24"/>
        </w:rPr>
        <w:t>smoothed</w:t>
      </w:r>
      <w:proofErr w:type="spellEnd"/>
      <w:r w:rsidRPr="006779C2">
        <w:rPr>
          <w:rFonts w:cs="Arial"/>
          <w:szCs w:val="24"/>
        </w:rPr>
        <w:t xml:space="preserve"> utilizando uma janela móvel de 9 </w:t>
      </w:r>
      <w:proofErr w:type="spellStart"/>
      <w:r w:rsidRPr="006779C2">
        <w:rPr>
          <w:rFonts w:cs="Arial"/>
          <w:szCs w:val="24"/>
        </w:rPr>
        <w:t>nm</w:t>
      </w:r>
      <w:proofErr w:type="spellEnd"/>
      <w:r w:rsidRPr="006779C2">
        <w:rPr>
          <w:rFonts w:cs="Arial"/>
          <w:szCs w:val="24"/>
        </w:rPr>
        <w:t xml:space="preserve"> (SMO). Esses pré-processamentos foram aplicados nas curvas de </w:t>
      </w:r>
      <w:proofErr w:type="spellStart"/>
      <w:r w:rsidRPr="006779C2">
        <w:rPr>
          <w:rFonts w:cs="Arial"/>
          <w:szCs w:val="24"/>
        </w:rPr>
        <w:t>reflectância</w:t>
      </w:r>
      <w:proofErr w:type="spellEnd"/>
      <w:r w:rsidRPr="006779C2">
        <w:rPr>
          <w:rFonts w:cs="Arial"/>
          <w:szCs w:val="24"/>
        </w:rPr>
        <w:t xml:space="preserve"> de solo na faixa de 355-2500 </w:t>
      </w:r>
      <w:proofErr w:type="spellStart"/>
      <w:r w:rsidRPr="006779C2">
        <w:rPr>
          <w:rFonts w:cs="Arial"/>
          <w:szCs w:val="24"/>
        </w:rPr>
        <w:t>nm</w:t>
      </w:r>
      <w:proofErr w:type="spellEnd"/>
      <w:r w:rsidRPr="006779C2">
        <w:rPr>
          <w:rFonts w:cs="Arial"/>
          <w:szCs w:val="24"/>
        </w:rPr>
        <w:t xml:space="preserve"> para remover a variabilidade física devido à dispersão da luz e enfatizar as características de interesse ao longo do espectro. Todos os pré-processamentos foram realizados na linguagem de </w:t>
      </w:r>
      <w:r>
        <w:rPr>
          <w:rFonts w:cs="Arial"/>
          <w:szCs w:val="24"/>
        </w:rPr>
        <w:t>programação R (R Core Team, 2021</w:t>
      </w:r>
      <w:r w:rsidRPr="006779C2">
        <w:rPr>
          <w:rFonts w:cs="Arial"/>
          <w:szCs w:val="24"/>
        </w:rPr>
        <w:t xml:space="preserve">), utilizando o pacote </w:t>
      </w:r>
      <w:proofErr w:type="spellStart"/>
      <w:r w:rsidRPr="006779C2">
        <w:rPr>
          <w:rFonts w:cs="Arial"/>
          <w:szCs w:val="24"/>
        </w:rPr>
        <w:t>prospectr</w:t>
      </w:r>
      <w:proofErr w:type="spellEnd"/>
      <w:r w:rsidRPr="006779C2">
        <w:rPr>
          <w:rFonts w:cs="Arial"/>
          <w:szCs w:val="24"/>
        </w:rPr>
        <w:t xml:space="preserve"> (</w:t>
      </w:r>
      <w:r w:rsidR="00A411E0" w:rsidRPr="006779C2">
        <w:rPr>
          <w:rFonts w:cs="Arial"/>
          <w:szCs w:val="24"/>
        </w:rPr>
        <w:t>STEVENS e RAMIREZ-LOPEZ</w:t>
      </w:r>
      <w:r w:rsidRPr="006779C2">
        <w:rPr>
          <w:rFonts w:cs="Arial"/>
          <w:szCs w:val="24"/>
        </w:rPr>
        <w:t>, 2013).</w:t>
      </w:r>
    </w:p>
    <w:p w14:paraId="002E8A1F" w14:textId="77777777" w:rsidR="004E0679" w:rsidRDefault="004E0679">
      <w:pPr>
        <w:ind w:firstLine="0"/>
        <w:rPr>
          <w:ins w:id="428" w:author="JMMB" w:date="2021-04-04T10:57:00Z"/>
          <w:rFonts w:cs="Arial"/>
        </w:rPr>
        <w:pPrChange w:id="429" w:author="JMMB" w:date="2021-04-04T10:57:00Z">
          <w:pPr/>
        </w:pPrChange>
      </w:pPr>
    </w:p>
    <w:p w14:paraId="0F83585B" w14:textId="77777777" w:rsidR="000F108D" w:rsidRPr="005E2653" w:rsidRDefault="000F108D">
      <w:pPr>
        <w:ind w:firstLine="0"/>
        <w:rPr>
          <w:rFonts w:cs="Arial"/>
        </w:rPr>
        <w:pPrChange w:id="430" w:author="JMMB" w:date="2021-04-04T10:57:00Z">
          <w:pPr/>
        </w:pPrChange>
      </w:pPr>
    </w:p>
    <w:p w14:paraId="267EB45C" w14:textId="40C02E4C" w:rsidR="000058A9" w:rsidRDefault="00126550" w:rsidP="000058A9">
      <w:pPr>
        <w:pStyle w:val="Ttulo2"/>
        <w:rPr>
          <w:rFonts w:cs="Arial"/>
          <w:lang w:val="pt-BR"/>
        </w:rPr>
      </w:pPr>
      <w:bookmarkStart w:id="431" w:name="_2s8eyo1" w:colFirst="0" w:colLast="0"/>
      <w:bookmarkStart w:id="432" w:name="_Toc518373198"/>
      <w:bookmarkEnd w:id="431"/>
      <w:r>
        <w:rPr>
          <w:rFonts w:cs="Arial"/>
          <w:lang w:val="pt-BR"/>
        </w:rPr>
        <w:t>5</w:t>
      </w:r>
      <w:r w:rsidR="000058A9" w:rsidRPr="005E2653">
        <w:rPr>
          <w:rFonts w:cs="Arial"/>
          <w:lang w:val="pt-BR"/>
        </w:rPr>
        <w:t>.</w:t>
      </w:r>
      <w:r w:rsidR="000F108D">
        <w:rPr>
          <w:rFonts w:cs="Arial"/>
          <w:lang w:val="pt-BR"/>
        </w:rPr>
        <w:t>5</w:t>
      </w:r>
      <w:r w:rsidR="000058A9" w:rsidRPr="005E2653">
        <w:rPr>
          <w:rFonts w:cs="Arial"/>
          <w:lang w:val="pt-BR"/>
        </w:rPr>
        <w:t xml:space="preserve"> </w:t>
      </w:r>
      <w:bookmarkEnd w:id="432"/>
      <w:r w:rsidR="00574D4F">
        <w:rPr>
          <w:rFonts w:cs="Arial"/>
          <w:lang w:val="pt-BR"/>
        </w:rPr>
        <w:t>PREDIÇÃO DE COS E ARGILA</w:t>
      </w:r>
    </w:p>
    <w:p w14:paraId="73FD8CB0" w14:textId="77777777" w:rsidR="00621170" w:rsidRDefault="00621170" w:rsidP="00621170"/>
    <w:p w14:paraId="18784BF1" w14:textId="327A5B25" w:rsidR="00E44CCE" w:rsidRPr="00F92640" w:rsidRDefault="00621170" w:rsidP="00F92640">
      <w:pPr>
        <w:ind w:firstLine="360"/>
        <w:rPr>
          <w:rFonts w:ascii="Times New Roman" w:hAnsi="Times New Roman" w:cs="Times New Roman"/>
          <w:szCs w:val="24"/>
        </w:rPr>
      </w:pPr>
      <w:r w:rsidRPr="00621170">
        <w:rPr>
          <w:rFonts w:cs="Arial"/>
          <w:szCs w:val="24"/>
        </w:rPr>
        <w:t xml:space="preserve">Os dados do solo foram divididos aleatoriamente em dois conjuntos de dados; um deles foi utilizado no processo de treinamento (70%, n = 1185) e outro no processo de validação (30%, n = 507). </w:t>
      </w:r>
      <w:r>
        <w:rPr>
          <w:rFonts w:cs="Arial"/>
          <w:szCs w:val="24"/>
        </w:rPr>
        <w:t xml:space="preserve">A predição dos teores </w:t>
      </w:r>
      <w:r w:rsidRPr="00621170">
        <w:rPr>
          <w:rFonts w:cs="Arial"/>
          <w:szCs w:val="24"/>
        </w:rPr>
        <w:t xml:space="preserve">de argila e </w:t>
      </w:r>
      <w:r w:rsidR="00574D4F">
        <w:rPr>
          <w:rFonts w:cs="Arial"/>
          <w:szCs w:val="24"/>
        </w:rPr>
        <w:t>COS</w:t>
      </w:r>
      <w:r w:rsidRPr="00621170">
        <w:rPr>
          <w:rFonts w:cs="Arial"/>
          <w:szCs w:val="24"/>
        </w:rPr>
        <w:t xml:space="preserve"> foi realizada pelos modelos</w:t>
      </w:r>
      <w:r>
        <w:rPr>
          <w:rFonts w:cs="Arial"/>
          <w:szCs w:val="24"/>
        </w:rPr>
        <w:t xml:space="preserve"> </w:t>
      </w:r>
      <w:proofErr w:type="spellStart"/>
      <w:r>
        <w:rPr>
          <w:rFonts w:cs="Arial"/>
          <w:szCs w:val="24"/>
        </w:rPr>
        <w:t>supporte</w:t>
      </w:r>
      <w:proofErr w:type="spellEnd"/>
      <w:r>
        <w:rPr>
          <w:rFonts w:cs="Arial"/>
          <w:szCs w:val="24"/>
        </w:rPr>
        <w:t xml:space="preserve"> vector </w:t>
      </w:r>
      <w:proofErr w:type="spellStart"/>
      <w:r>
        <w:rPr>
          <w:rFonts w:cs="Arial"/>
          <w:szCs w:val="24"/>
        </w:rPr>
        <w:t>machine</w:t>
      </w:r>
      <w:proofErr w:type="spellEnd"/>
      <w:r>
        <w:rPr>
          <w:rFonts w:cs="Arial"/>
          <w:szCs w:val="24"/>
        </w:rPr>
        <w:t xml:space="preserve"> (SVM),</w:t>
      </w:r>
      <w:r w:rsidRPr="00621170">
        <w:rPr>
          <w:rFonts w:cs="Arial"/>
          <w:szCs w:val="24"/>
        </w:rPr>
        <w:t xml:space="preserve"> </w:t>
      </w:r>
      <w:r>
        <w:rPr>
          <w:rFonts w:cs="Arial"/>
          <w:szCs w:val="24"/>
        </w:rPr>
        <w:t xml:space="preserve">regressão linear múltipla (MLR), </w:t>
      </w:r>
      <w:proofErr w:type="spellStart"/>
      <w:r>
        <w:rPr>
          <w:rFonts w:cs="Arial"/>
          <w:szCs w:val="24"/>
        </w:rPr>
        <w:t>partial</w:t>
      </w:r>
      <w:proofErr w:type="spellEnd"/>
      <w:r>
        <w:rPr>
          <w:rFonts w:cs="Arial"/>
          <w:szCs w:val="24"/>
        </w:rPr>
        <w:t xml:space="preserve"> </w:t>
      </w:r>
      <w:proofErr w:type="spellStart"/>
      <w:r>
        <w:rPr>
          <w:rFonts w:cs="Arial"/>
          <w:szCs w:val="24"/>
        </w:rPr>
        <w:t>least</w:t>
      </w:r>
      <w:proofErr w:type="spellEnd"/>
      <w:r>
        <w:rPr>
          <w:rFonts w:cs="Arial"/>
          <w:szCs w:val="24"/>
        </w:rPr>
        <w:t xml:space="preserve"> </w:t>
      </w:r>
      <w:proofErr w:type="spellStart"/>
      <w:r>
        <w:rPr>
          <w:rFonts w:cs="Arial"/>
          <w:szCs w:val="24"/>
        </w:rPr>
        <w:t>squares</w:t>
      </w:r>
      <w:proofErr w:type="spellEnd"/>
      <w:r>
        <w:rPr>
          <w:rFonts w:cs="Arial"/>
          <w:szCs w:val="24"/>
        </w:rPr>
        <w:t xml:space="preserve"> </w:t>
      </w:r>
      <w:proofErr w:type="spellStart"/>
      <w:r>
        <w:rPr>
          <w:rFonts w:cs="Arial"/>
          <w:szCs w:val="24"/>
        </w:rPr>
        <w:t>regression</w:t>
      </w:r>
      <w:proofErr w:type="spellEnd"/>
      <w:r>
        <w:rPr>
          <w:rFonts w:cs="Arial"/>
          <w:szCs w:val="24"/>
        </w:rPr>
        <w:t xml:space="preserve"> (PLSR), </w:t>
      </w:r>
      <w:r w:rsidRPr="00621170">
        <w:rPr>
          <w:rFonts w:cs="Arial"/>
          <w:szCs w:val="24"/>
        </w:rPr>
        <w:t xml:space="preserve">considerando como </w:t>
      </w:r>
      <w:proofErr w:type="spellStart"/>
      <w:r w:rsidRPr="00621170">
        <w:rPr>
          <w:rFonts w:cs="Arial"/>
          <w:szCs w:val="24"/>
        </w:rPr>
        <w:t>covariáveis</w:t>
      </w:r>
      <w:proofErr w:type="spellEnd"/>
      <w:r w:rsidRPr="00621170">
        <w:rPr>
          <w:rFonts w:cs="Arial"/>
          <w:szCs w:val="24"/>
        </w:rPr>
        <w:t xml:space="preserve">: i) dados brutos RAW (555 a 2500 </w:t>
      </w:r>
      <w:proofErr w:type="spellStart"/>
      <w:r w:rsidRPr="00621170">
        <w:rPr>
          <w:rFonts w:cs="Arial"/>
          <w:szCs w:val="24"/>
        </w:rPr>
        <w:t>nm</w:t>
      </w:r>
      <w:proofErr w:type="spellEnd"/>
      <w:r w:rsidRPr="00621170">
        <w:rPr>
          <w:rFonts w:cs="Arial"/>
          <w:szCs w:val="24"/>
        </w:rPr>
        <w:t xml:space="preserve">); </w:t>
      </w:r>
      <w:proofErr w:type="spellStart"/>
      <w:r w:rsidRPr="00621170">
        <w:rPr>
          <w:rFonts w:cs="Arial"/>
          <w:szCs w:val="24"/>
        </w:rPr>
        <w:t>ii</w:t>
      </w:r>
      <w:proofErr w:type="spellEnd"/>
      <w:r w:rsidRPr="00621170">
        <w:rPr>
          <w:rFonts w:cs="Arial"/>
          <w:szCs w:val="24"/>
        </w:rPr>
        <w:t xml:space="preserve">) índices espectrais brutos e </w:t>
      </w:r>
      <w:proofErr w:type="spellStart"/>
      <w:r w:rsidRPr="00621170">
        <w:rPr>
          <w:rFonts w:cs="Arial"/>
          <w:szCs w:val="24"/>
        </w:rPr>
        <w:t>pré</w:t>
      </w:r>
      <w:proofErr w:type="spellEnd"/>
      <w:r w:rsidRPr="00621170">
        <w:rPr>
          <w:rFonts w:cs="Arial"/>
          <w:szCs w:val="24"/>
        </w:rPr>
        <w:t xml:space="preserve">-processados e, </w:t>
      </w:r>
      <w:proofErr w:type="spellStart"/>
      <w:r w:rsidRPr="00621170">
        <w:rPr>
          <w:rFonts w:cs="Arial"/>
          <w:szCs w:val="24"/>
        </w:rPr>
        <w:t>iii</w:t>
      </w:r>
      <w:proofErr w:type="spellEnd"/>
      <w:r w:rsidRPr="00621170">
        <w:rPr>
          <w:rFonts w:cs="Arial"/>
          <w:szCs w:val="24"/>
        </w:rPr>
        <w:t xml:space="preserve">) RAW + índices espectrais brutos e </w:t>
      </w:r>
      <w:proofErr w:type="spellStart"/>
      <w:r w:rsidRPr="00621170">
        <w:rPr>
          <w:rFonts w:cs="Arial"/>
          <w:szCs w:val="24"/>
        </w:rPr>
        <w:t>pré</w:t>
      </w:r>
      <w:proofErr w:type="spellEnd"/>
      <w:r w:rsidRPr="00621170">
        <w:rPr>
          <w:rFonts w:cs="Arial"/>
          <w:szCs w:val="24"/>
        </w:rPr>
        <w:t>-processados</w:t>
      </w:r>
      <w:r w:rsidRPr="00617F2B">
        <w:rPr>
          <w:rFonts w:ascii="Times New Roman" w:hAnsi="Times New Roman" w:cs="Times New Roman"/>
          <w:szCs w:val="24"/>
        </w:rPr>
        <w:t>.</w:t>
      </w:r>
    </w:p>
    <w:p w14:paraId="173F78E4" w14:textId="2DC2DDB5" w:rsidR="000058A9" w:rsidRPr="005E2653" w:rsidRDefault="000058A9" w:rsidP="00E44CCE">
      <w:pPr>
        <w:spacing w:line="240" w:lineRule="auto"/>
        <w:ind w:firstLine="0"/>
        <w:rPr>
          <w:rFonts w:cs="Arial"/>
        </w:rPr>
      </w:pPr>
    </w:p>
    <w:p w14:paraId="1654EAEE" w14:textId="77777777" w:rsidR="000058A9" w:rsidRPr="005E2653" w:rsidRDefault="000058A9" w:rsidP="000058A9">
      <w:pPr>
        <w:rPr>
          <w:rFonts w:cs="Arial"/>
        </w:rPr>
      </w:pPr>
    </w:p>
    <w:p w14:paraId="52C5725E" w14:textId="1716717A" w:rsidR="000058A9" w:rsidRDefault="00126550" w:rsidP="000058A9">
      <w:pPr>
        <w:pStyle w:val="Ttulo2"/>
        <w:rPr>
          <w:rFonts w:cs="Arial"/>
          <w:lang w:val="pt-BR"/>
        </w:rPr>
      </w:pPr>
      <w:bookmarkStart w:id="433" w:name="_lnxbz9" w:colFirst="0" w:colLast="0"/>
      <w:bookmarkStart w:id="434" w:name="_Toc518373202"/>
      <w:bookmarkEnd w:id="433"/>
      <w:r>
        <w:rPr>
          <w:rFonts w:cs="Arial"/>
          <w:lang w:val="pt-BR"/>
        </w:rPr>
        <w:t>5</w:t>
      </w:r>
      <w:r w:rsidR="000058A9" w:rsidRPr="005E2653">
        <w:rPr>
          <w:rFonts w:cs="Arial"/>
          <w:lang w:val="pt-BR"/>
        </w:rPr>
        <w:t>.</w:t>
      </w:r>
      <w:r w:rsidR="000F108D">
        <w:rPr>
          <w:rFonts w:cs="Arial"/>
          <w:lang w:val="pt-BR"/>
        </w:rPr>
        <w:t>6</w:t>
      </w:r>
      <w:r w:rsidR="000058A9" w:rsidRPr="005E2653">
        <w:rPr>
          <w:rFonts w:cs="Arial"/>
          <w:lang w:val="pt-BR"/>
        </w:rPr>
        <w:t xml:space="preserve"> </w:t>
      </w:r>
      <w:bookmarkEnd w:id="434"/>
      <w:r w:rsidR="000F108D">
        <w:rPr>
          <w:rFonts w:cs="Arial"/>
          <w:lang w:val="pt-BR"/>
        </w:rPr>
        <w:t>AVALIAÇÃO DOS MODELOS DE PREDIÇÃO</w:t>
      </w:r>
    </w:p>
    <w:p w14:paraId="53B2EC2F" w14:textId="6D8BE4DE" w:rsidR="00574D4F" w:rsidRDefault="00F92640" w:rsidP="00574D4F">
      <w:pPr>
        <w:rPr>
          <w:rFonts w:cs="Arial"/>
        </w:rPr>
      </w:pPr>
      <w:r w:rsidRPr="00F92640">
        <w:rPr>
          <w:rFonts w:cs="Arial"/>
          <w:szCs w:val="24"/>
        </w:rPr>
        <w:t>O desempenho do modelo foi avaliado aplicando o modelo ajustado aos dados de validação</w:t>
      </w:r>
      <w:r w:rsidR="000F108D">
        <w:rPr>
          <w:rFonts w:cs="Arial"/>
          <w:szCs w:val="24"/>
        </w:rPr>
        <w:t xml:space="preserve"> </w:t>
      </w:r>
      <w:r w:rsidR="000F108D" w:rsidRPr="00621170">
        <w:rPr>
          <w:rFonts w:cs="Arial"/>
          <w:szCs w:val="24"/>
        </w:rPr>
        <w:t>(n = 507</w:t>
      </w:r>
      <w:r w:rsidR="00386A20" w:rsidRPr="00621170">
        <w:rPr>
          <w:rFonts w:cs="Arial"/>
          <w:szCs w:val="24"/>
        </w:rPr>
        <w:t>)</w:t>
      </w:r>
      <w:r w:rsidR="00386A20">
        <w:rPr>
          <w:rFonts w:cs="Arial"/>
          <w:szCs w:val="24"/>
        </w:rPr>
        <w:t>. Os</w:t>
      </w:r>
      <w:r w:rsidR="00574D4F" w:rsidRPr="005E2653">
        <w:rPr>
          <w:rFonts w:cs="Arial"/>
        </w:rPr>
        <w:t xml:space="preserve"> parâmetros utilizados para a avaliação foram o coeficiente </w:t>
      </w:r>
      <w:r w:rsidR="00574D4F" w:rsidRPr="005E2653">
        <w:rPr>
          <w:rFonts w:cs="Arial"/>
        </w:rPr>
        <w:lastRenderedPageBreak/>
        <w:t>de determinação (R</w:t>
      </w:r>
      <w:r w:rsidR="00574D4F" w:rsidRPr="005E2653">
        <w:rPr>
          <w:rFonts w:cs="Arial"/>
          <w:vertAlign w:val="superscript"/>
        </w:rPr>
        <w:t>2</w:t>
      </w:r>
      <w:r w:rsidR="00574D4F" w:rsidRPr="005E2653">
        <w:rPr>
          <w:rFonts w:cs="Arial"/>
        </w:rPr>
        <w:t xml:space="preserve">) (Equação </w:t>
      </w:r>
      <w:r w:rsidR="00B63E78">
        <w:rPr>
          <w:rFonts w:cs="Arial"/>
        </w:rPr>
        <w:t>7</w:t>
      </w:r>
      <w:r w:rsidR="00574D4F" w:rsidRPr="005E2653">
        <w:rPr>
          <w:rFonts w:cs="Arial"/>
        </w:rPr>
        <w:t xml:space="preserve">), raiz quadrada do erro quadrático médio (RMSE) (Equação </w:t>
      </w:r>
      <w:r w:rsidR="00B63E78">
        <w:rPr>
          <w:rFonts w:cs="Arial"/>
        </w:rPr>
        <w:t>8</w:t>
      </w:r>
      <w:r w:rsidR="00574D4F" w:rsidRPr="005E2653">
        <w:rPr>
          <w:rFonts w:cs="Arial"/>
        </w:rPr>
        <w:t xml:space="preserve">) e proporção de desempenho no intervalo interquartil (RPIQ) (Equação </w:t>
      </w:r>
      <w:r w:rsidR="00B63E78">
        <w:rPr>
          <w:rFonts w:cs="Arial"/>
        </w:rPr>
        <w:t>9</w:t>
      </w:r>
      <w:r w:rsidR="00574D4F" w:rsidRPr="005E2653">
        <w:rPr>
          <w:rFonts w:cs="Arial"/>
        </w:rPr>
        <w:t>).</w:t>
      </w:r>
    </w:p>
    <w:p w14:paraId="6455D7EF" w14:textId="4C49DD7D" w:rsidR="00574D4F" w:rsidRDefault="00574D4F" w:rsidP="00574D4F">
      <w:pPr>
        <w:rPr>
          <w:rFonts w:cs="Arial"/>
        </w:rPr>
      </w:pPr>
    </w:p>
    <w:p w14:paraId="4D219BFA" w14:textId="3BFF7A65" w:rsidR="00574D4F" w:rsidRDefault="00763884" w:rsidP="00574D4F">
      <w:pPr>
        <w:ind w:firstLine="0"/>
        <w:jc w:val="right"/>
        <w:rPr>
          <w:rFonts w:eastAsiaTheme="minorEastAsia" w:cs="Arial"/>
          <w:szCs w:val="24"/>
        </w:rPr>
      </w:pPr>
      <m:oMath>
        <m:sSup>
          <m:sSupPr>
            <m:ctrlPr>
              <w:rPr>
                <w:rFonts w:ascii="Cambria Math" w:hAnsi="Cambria Math" w:cs="Arial"/>
                <w:i/>
                <w:sz w:val="28"/>
                <w:szCs w:val="24"/>
              </w:rPr>
            </m:ctrlPr>
          </m:sSupPr>
          <m:e>
            <m:r>
              <w:rPr>
                <w:rFonts w:ascii="Cambria Math" w:hAnsi="Cambria Math" w:cs="Arial"/>
                <w:sz w:val="28"/>
                <w:szCs w:val="24"/>
              </w:rPr>
              <m:t>R</m:t>
            </m:r>
          </m:e>
          <m:sup>
            <m:r>
              <w:rPr>
                <w:rFonts w:ascii="Cambria Math" w:hAnsi="Cambria Math" w:cs="Arial"/>
                <w:sz w:val="28"/>
                <w:szCs w:val="24"/>
              </w:rPr>
              <m:t>2</m:t>
            </m:r>
          </m:sup>
        </m:sSup>
        <m:r>
          <w:rPr>
            <w:rFonts w:ascii="Cambria Math" w:hAnsi="Cambria Math" w:cs="Arial"/>
            <w:sz w:val="28"/>
            <w:szCs w:val="24"/>
          </w:rPr>
          <m:t>=</m:t>
        </m:r>
        <m:f>
          <m:fPr>
            <m:ctrlPr>
              <w:rPr>
                <w:rFonts w:ascii="Cambria Math" w:hAnsi="Cambria Math" w:cs="Arial"/>
                <w:i/>
                <w:sz w:val="28"/>
                <w:szCs w:val="24"/>
              </w:rPr>
            </m:ctrlPr>
          </m:fPr>
          <m:num>
            <m:nary>
              <m:naryPr>
                <m:chr m:val="∑"/>
                <m:ctrlPr>
                  <w:rPr>
                    <w:rFonts w:ascii="Cambria Math" w:hAnsi="Cambria Math" w:cs="Arial"/>
                    <w:i/>
                    <w:sz w:val="28"/>
                    <w:szCs w:val="24"/>
                  </w:rPr>
                </m:ctrlPr>
              </m:naryPr>
              <m:sub>
                <m:r>
                  <w:rPr>
                    <w:rFonts w:ascii="Cambria Math" w:hAnsi="Cambria Math" w:cs="Arial"/>
                    <w:sz w:val="28"/>
                    <w:szCs w:val="24"/>
                  </w:rPr>
                  <m:t>i=1</m:t>
                </m:r>
              </m:sub>
              <m:sup>
                <m:r>
                  <w:rPr>
                    <w:rFonts w:ascii="Cambria Math" w:hAnsi="Cambria Math" w:cs="Arial"/>
                    <w:sz w:val="28"/>
                    <w:szCs w:val="24"/>
                  </w:rPr>
                  <m:t>n</m:t>
                </m:r>
              </m:sup>
              <m:e>
                <m:sSup>
                  <m:sSupPr>
                    <m:ctrlPr>
                      <w:rPr>
                        <w:rFonts w:ascii="Cambria Math" w:hAnsi="Cambria Math" w:cs="Arial"/>
                        <w:i/>
                        <w:sz w:val="28"/>
                        <w:szCs w:val="24"/>
                      </w:rPr>
                    </m:ctrlPr>
                  </m:sSupPr>
                  <m:e>
                    <m:r>
                      <w:rPr>
                        <w:rFonts w:ascii="Cambria Math" w:hAnsi="Cambria Math" w:cs="Arial"/>
                        <w:sz w:val="28"/>
                        <w:szCs w:val="24"/>
                      </w:rPr>
                      <m:t>(</m:t>
                    </m:r>
                    <m:sSub>
                      <m:sSubPr>
                        <m:ctrlPr>
                          <w:rPr>
                            <w:rFonts w:ascii="Cambria Math" w:hAnsi="Cambria Math" w:cs="Arial"/>
                            <w:i/>
                            <w:sz w:val="28"/>
                            <w:szCs w:val="24"/>
                          </w:rPr>
                        </m:ctrlPr>
                      </m:sSubPr>
                      <m:e>
                        <m:acc>
                          <m:accPr>
                            <m:ctrlPr>
                              <w:rPr>
                                <w:rFonts w:ascii="Cambria Math" w:hAnsi="Cambria Math" w:cs="Arial"/>
                                <w:i/>
                                <w:sz w:val="28"/>
                                <w:szCs w:val="24"/>
                              </w:rPr>
                            </m:ctrlPr>
                          </m:accPr>
                          <m:e>
                            <m:r>
                              <w:rPr>
                                <w:rFonts w:ascii="Cambria Math" w:hAnsi="Cambria Math" w:cs="Arial"/>
                                <w:sz w:val="28"/>
                                <w:szCs w:val="24"/>
                              </w:rPr>
                              <m:t>y</m:t>
                            </m:r>
                          </m:e>
                        </m:acc>
                      </m:e>
                      <m:sub>
                        <m:r>
                          <w:rPr>
                            <w:rFonts w:ascii="Cambria Math" w:hAnsi="Cambria Math" w:cs="Arial"/>
                            <w:sz w:val="28"/>
                            <w:szCs w:val="24"/>
                          </w:rPr>
                          <m:t>i</m:t>
                        </m:r>
                      </m:sub>
                    </m:sSub>
                    <m:r>
                      <w:rPr>
                        <w:rFonts w:ascii="Cambria Math" w:hAnsi="Cambria Math" w:cs="Arial"/>
                        <w:sz w:val="28"/>
                        <w:szCs w:val="24"/>
                      </w:rPr>
                      <m:t>-</m:t>
                    </m:r>
                    <m:sSub>
                      <m:sSubPr>
                        <m:ctrlPr>
                          <w:rPr>
                            <w:rFonts w:ascii="Cambria Math" w:hAnsi="Cambria Math" w:cs="Arial"/>
                            <w:i/>
                            <w:sz w:val="28"/>
                            <w:szCs w:val="24"/>
                          </w:rPr>
                        </m:ctrlPr>
                      </m:sSubPr>
                      <m:e>
                        <m:acc>
                          <m:accPr>
                            <m:chr m:val="̅"/>
                            <m:ctrlPr>
                              <w:rPr>
                                <w:rFonts w:ascii="Cambria Math" w:hAnsi="Cambria Math" w:cs="Arial"/>
                                <w:i/>
                                <w:sz w:val="28"/>
                                <w:szCs w:val="24"/>
                              </w:rPr>
                            </m:ctrlPr>
                          </m:accPr>
                          <m:e>
                            <m:r>
                              <w:rPr>
                                <w:rFonts w:ascii="Cambria Math" w:hAnsi="Cambria Math" w:cs="Arial"/>
                                <w:sz w:val="28"/>
                                <w:szCs w:val="24"/>
                              </w:rPr>
                              <m:t>y</m:t>
                            </m:r>
                          </m:e>
                        </m:acc>
                      </m:e>
                      <m:sub>
                        <m:r>
                          <w:rPr>
                            <w:rFonts w:ascii="Cambria Math" w:hAnsi="Cambria Math" w:cs="Arial"/>
                            <w:sz w:val="28"/>
                            <w:szCs w:val="24"/>
                          </w:rPr>
                          <m:t>i</m:t>
                        </m:r>
                      </m:sub>
                    </m:sSub>
                    <m:r>
                      <w:rPr>
                        <w:rFonts w:ascii="Cambria Math" w:hAnsi="Cambria Math" w:cs="Arial"/>
                        <w:sz w:val="28"/>
                        <w:szCs w:val="24"/>
                      </w:rPr>
                      <m:t>)</m:t>
                    </m:r>
                  </m:e>
                  <m:sup>
                    <m:r>
                      <w:rPr>
                        <w:rFonts w:ascii="Cambria Math" w:hAnsi="Cambria Math" w:cs="Arial"/>
                        <w:sz w:val="28"/>
                        <w:szCs w:val="24"/>
                      </w:rPr>
                      <m:t>2</m:t>
                    </m:r>
                  </m:sup>
                </m:sSup>
              </m:e>
            </m:nary>
          </m:num>
          <m:den>
            <m:nary>
              <m:naryPr>
                <m:chr m:val="∑"/>
                <m:ctrlPr>
                  <w:rPr>
                    <w:rFonts w:ascii="Cambria Math" w:hAnsi="Cambria Math" w:cs="Arial"/>
                    <w:i/>
                    <w:sz w:val="28"/>
                    <w:szCs w:val="24"/>
                  </w:rPr>
                </m:ctrlPr>
              </m:naryPr>
              <m:sub>
                <m:r>
                  <w:rPr>
                    <w:rFonts w:ascii="Cambria Math" w:hAnsi="Cambria Math" w:cs="Arial"/>
                    <w:sz w:val="28"/>
                    <w:szCs w:val="24"/>
                  </w:rPr>
                  <m:t>i=1</m:t>
                </m:r>
              </m:sub>
              <m:sup>
                <m:r>
                  <w:rPr>
                    <w:rFonts w:ascii="Cambria Math" w:hAnsi="Cambria Math" w:cs="Arial"/>
                    <w:sz w:val="28"/>
                    <w:szCs w:val="24"/>
                  </w:rPr>
                  <m:t>n</m:t>
                </m:r>
              </m:sup>
              <m:e>
                <m:sSup>
                  <m:sSupPr>
                    <m:ctrlPr>
                      <w:rPr>
                        <w:rFonts w:ascii="Cambria Math" w:hAnsi="Cambria Math" w:cs="Arial"/>
                        <w:i/>
                        <w:sz w:val="28"/>
                        <w:szCs w:val="24"/>
                      </w:rPr>
                    </m:ctrlPr>
                  </m:sSupPr>
                  <m:e>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i</m:t>
                        </m:r>
                      </m:sub>
                    </m:sSub>
                    <m:r>
                      <w:rPr>
                        <w:rFonts w:ascii="Cambria Math" w:hAnsi="Cambria Math" w:cs="Arial"/>
                        <w:sz w:val="28"/>
                        <w:szCs w:val="24"/>
                      </w:rPr>
                      <m:t>-</m:t>
                    </m:r>
                    <m:sSub>
                      <m:sSubPr>
                        <m:ctrlPr>
                          <w:rPr>
                            <w:rFonts w:ascii="Cambria Math" w:hAnsi="Cambria Math" w:cs="Arial"/>
                            <w:i/>
                            <w:sz w:val="28"/>
                            <w:szCs w:val="24"/>
                          </w:rPr>
                        </m:ctrlPr>
                      </m:sSubPr>
                      <m:e>
                        <m:acc>
                          <m:accPr>
                            <m:chr m:val="̅"/>
                            <m:ctrlPr>
                              <w:rPr>
                                <w:rFonts w:ascii="Cambria Math" w:hAnsi="Cambria Math" w:cs="Arial"/>
                                <w:i/>
                                <w:sz w:val="28"/>
                                <w:szCs w:val="24"/>
                              </w:rPr>
                            </m:ctrlPr>
                          </m:accPr>
                          <m:e>
                            <m:r>
                              <w:rPr>
                                <w:rFonts w:ascii="Cambria Math" w:hAnsi="Cambria Math" w:cs="Arial"/>
                                <w:sz w:val="28"/>
                                <w:szCs w:val="24"/>
                              </w:rPr>
                              <m:t>y</m:t>
                            </m:r>
                          </m:e>
                        </m:acc>
                      </m:e>
                      <m:sub>
                        <m:r>
                          <w:rPr>
                            <w:rFonts w:ascii="Cambria Math" w:hAnsi="Cambria Math" w:cs="Arial"/>
                            <w:sz w:val="28"/>
                            <w:szCs w:val="24"/>
                          </w:rPr>
                          <m:t>i</m:t>
                        </m:r>
                      </m:sub>
                    </m:sSub>
                    <m:r>
                      <w:rPr>
                        <w:rFonts w:ascii="Cambria Math" w:hAnsi="Cambria Math" w:cs="Arial"/>
                        <w:sz w:val="28"/>
                        <w:szCs w:val="24"/>
                      </w:rPr>
                      <m:t>)</m:t>
                    </m:r>
                  </m:e>
                  <m:sup>
                    <m:r>
                      <w:rPr>
                        <w:rFonts w:ascii="Cambria Math" w:hAnsi="Cambria Math" w:cs="Arial"/>
                        <w:sz w:val="28"/>
                        <w:szCs w:val="24"/>
                      </w:rPr>
                      <m:t>2</m:t>
                    </m:r>
                  </m:sup>
                </m:sSup>
              </m:e>
            </m:nary>
          </m:den>
        </m:f>
      </m:oMath>
      <w:r w:rsidR="00574D4F" w:rsidRPr="005E2653">
        <w:rPr>
          <w:rFonts w:eastAsiaTheme="minorEastAsia" w:cs="Arial"/>
          <w:szCs w:val="24"/>
        </w:rPr>
        <w:tab/>
      </w:r>
      <w:r w:rsidR="00574D4F" w:rsidRPr="005E2653">
        <w:rPr>
          <w:rFonts w:eastAsiaTheme="minorEastAsia" w:cs="Arial"/>
          <w:szCs w:val="24"/>
        </w:rPr>
        <w:tab/>
      </w:r>
      <w:r w:rsidR="00574D4F" w:rsidRPr="005E2653">
        <w:rPr>
          <w:rFonts w:eastAsiaTheme="minorEastAsia" w:cs="Arial"/>
          <w:szCs w:val="24"/>
        </w:rPr>
        <w:tab/>
      </w:r>
      <w:r w:rsidR="00574D4F" w:rsidRPr="005E2653">
        <w:rPr>
          <w:rFonts w:eastAsiaTheme="minorEastAsia" w:cs="Arial"/>
          <w:szCs w:val="24"/>
        </w:rPr>
        <w:tab/>
      </w:r>
      <w:r w:rsidR="00574D4F" w:rsidRPr="005E2653">
        <w:rPr>
          <w:rFonts w:eastAsiaTheme="minorEastAsia" w:cs="Arial"/>
          <w:szCs w:val="24"/>
        </w:rPr>
        <w:tab/>
        <w:t>(</w:t>
      </w:r>
      <w:r w:rsidR="00B63E78">
        <w:rPr>
          <w:rFonts w:eastAsiaTheme="minorEastAsia" w:cs="Arial"/>
          <w:szCs w:val="24"/>
        </w:rPr>
        <w:t>7</w:t>
      </w:r>
      <w:r w:rsidR="00574D4F" w:rsidRPr="005E2653">
        <w:rPr>
          <w:rFonts w:eastAsiaTheme="minorEastAsia" w:cs="Arial"/>
          <w:szCs w:val="24"/>
        </w:rPr>
        <w:t>)</w:t>
      </w:r>
    </w:p>
    <w:p w14:paraId="1D69A774" w14:textId="77777777" w:rsidR="00574D4F" w:rsidRPr="005E2653" w:rsidRDefault="00574D4F" w:rsidP="00574D4F">
      <w:pPr>
        <w:ind w:firstLine="0"/>
        <w:jc w:val="right"/>
        <w:rPr>
          <w:rFonts w:eastAsiaTheme="minorEastAsia" w:cs="Arial"/>
          <w:szCs w:val="24"/>
        </w:rPr>
      </w:pPr>
    </w:p>
    <w:p w14:paraId="7949DA9D" w14:textId="56E4510A" w:rsidR="00574D4F" w:rsidRDefault="00574D4F" w:rsidP="00574D4F">
      <w:pPr>
        <w:ind w:firstLine="0"/>
        <w:jc w:val="right"/>
        <w:rPr>
          <w:rFonts w:eastAsiaTheme="minorEastAsia" w:cs="Arial"/>
        </w:rPr>
      </w:pPr>
      <m:oMath>
        <m:r>
          <w:rPr>
            <w:rFonts w:ascii="Cambria Math" w:hAnsi="Cambria Math" w:cs="Arial"/>
            <w:sz w:val="28"/>
          </w:rPr>
          <m:t>RMSE=</m:t>
        </m:r>
        <m:rad>
          <m:radPr>
            <m:degHide m:val="1"/>
            <m:ctrlPr>
              <w:rPr>
                <w:rFonts w:ascii="Cambria Math" w:hAnsi="Cambria Math" w:cs="Arial"/>
                <w:i/>
                <w:sz w:val="28"/>
              </w:rPr>
            </m:ctrlPr>
          </m:radPr>
          <m:deg/>
          <m:e>
            <m:f>
              <m:fPr>
                <m:ctrlPr>
                  <w:rPr>
                    <w:rFonts w:ascii="Cambria Math" w:hAnsi="Cambria Math" w:cs="Arial"/>
                    <w:i/>
                    <w:sz w:val="28"/>
                  </w:rPr>
                </m:ctrlPr>
              </m:fPr>
              <m:num>
                <m:r>
                  <w:rPr>
                    <w:rFonts w:ascii="Cambria Math" w:hAnsi="Cambria Math" w:cs="Arial"/>
                    <w:sz w:val="28"/>
                  </w:rPr>
                  <m:t>1</m:t>
                </m:r>
              </m:num>
              <m:den>
                <m:r>
                  <w:rPr>
                    <w:rFonts w:ascii="Cambria Math" w:hAnsi="Cambria Math" w:cs="Arial"/>
                    <w:sz w:val="28"/>
                  </w:rPr>
                  <m:t>n</m:t>
                </m:r>
              </m:den>
            </m:f>
            <m:nary>
              <m:naryPr>
                <m:chr m:val="∑"/>
                <m:ctrlPr>
                  <w:rPr>
                    <w:rFonts w:ascii="Cambria Math" w:hAnsi="Cambria Math" w:cs="Arial"/>
                    <w:i/>
                    <w:sz w:val="28"/>
                  </w:rPr>
                </m:ctrlPr>
              </m:naryPr>
              <m:sub>
                <m:r>
                  <w:rPr>
                    <w:rFonts w:ascii="Cambria Math" w:hAnsi="Cambria Math" w:cs="Arial"/>
                    <w:sz w:val="28"/>
                  </w:rPr>
                  <m:t>i=1</m:t>
                </m:r>
              </m:sub>
              <m:sup>
                <m:r>
                  <w:rPr>
                    <w:rFonts w:ascii="Cambria Math" w:hAnsi="Cambria Math" w:cs="Arial"/>
                    <w:sz w:val="28"/>
                  </w:rPr>
                  <m:t>n</m:t>
                </m:r>
              </m:sup>
              <m:e>
                <m:sSup>
                  <m:sSupPr>
                    <m:ctrlPr>
                      <w:rPr>
                        <w:rFonts w:ascii="Cambria Math" w:hAnsi="Cambria Math" w:cs="Arial"/>
                        <w:i/>
                        <w:sz w:val="28"/>
                        <w:szCs w:val="24"/>
                      </w:rPr>
                    </m:ctrlPr>
                  </m:sSupPr>
                  <m:e>
                    <m:r>
                      <w:rPr>
                        <w:rFonts w:ascii="Cambria Math" w:hAnsi="Cambria Math" w:cs="Arial"/>
                        <w:sz w:val="28"/>
                        <w:szCs w:val="24"/>
                      </w:rPr>
                      <m:t>(</m:t>
                    </m:r>
                    <m:sSub>
                      <m:sSubPr>
                        <m:ctrlPr>
                          <w:rPr>
                            <w:rFonts w:ascii="Cambria Math" w:hAnsi="Cambria Math" w:cs="Arial"/>
                            <w:i/>
                            <w:sz w:val="28"/>
                            <w:szCs w:val="24"/>
                          </w:rPr>
                        </m:ctrlPr>
                      </m:sSubPr>
                      <m:e>
                        <m:acc>
                          <m:accPr>
                            <m:ctrlPr>
                              <w:rPr>
                                <w:rFonts w:ascii="Cambria Math" w:hAnsi="Cambria Math" w:cs="Arial"/>
                                <w:i/>
                                <w:sz w:val="28"/>
                                <w:szCs w:val="24"/>
                              </w:rPr>
                            </m:ctrlPr>
                          </m:accPr>
                          <m:e>
                            <m:r>
                              <w:rPr>
                                <w:rFonts w:ascii="Cambria Math" w:hAnsi="Cambria Math" w:cs="Arial"/>
                                <w:sz w:val="28"/>
                                <w:szCs w:val="24"/>
                              </w:rPr>
                              <m:t>y</m:t>
                            </m:r>
                          </m:e>
                        </m:acc>
                      </m:e>
                      <m:sub>
                        <m:r>
                          <w:rPr>
                            <w:rFonts w:ascii="Cambria Math" w:hAnsi="Cambria Math" w:cs="Arial"/>
                            <w:sz w:val="28"/>
                            <w:szCs w:val="24"/>
                          </w:rPr>
                          <m:t>i</m:t>
                        </m:r>
                      </m:sub>
                    </m:sSub>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y</m:t>
                        </m:r>
                      </m:e>
                      <m:sub>
                        <m:r>
                          <w:rPr>
                            <w:rFonts w:ascii="Cambria Math" w:hAnsi="Cambria Math" w:cs="Arial"/>
                            <w:sz w:val="28"/>
                            <w:szCs w:val="24"/>
                          </w:rPr>
                          <m:t>i</m:t>
                        </m:r>
                      </m:sub>
                    </m:sSub>
                    <m:r>
                      <w:rPr>
                        <w:rFonts w:ascii="Cambria Math" w:hAnsi="Cambria Math" w:cs="Arial"/>
                        <w:sz w:val="28"/>
                        <w:szCs w:val="24"/>
                      </w:rPr>
                      <m:t>)</m:t>
                    </m:r>
                  </m:e>
                  <m:sup>
                    <m:r>
                      <w:rPr>
                        <w:rFonts w:ascii="Cambria Math" w:hAnsi="Cambria Math" w:cs="Arial"/>
                        <w:sz w:val="28"/>
                        <w:szCs w:val="24"/>
                      </w:rPr>
                      <m:t>2</m:t>
                    </m:r>
                  </m:sup>
                </m:sSup>
              </m:e>
            </m:nary>
          </m:e>
        </m:rad>
      </m:oMath>
      <w:r w:rsidRPr="005E2653">
        <w:rPr>
          <w:rFonts w:eastAsiaTheme="minorEastAsia" w:cs="Arial"/>
        </w:rPr>
        <w:tab/>
      </w:r>
      <w:r w:rsidRPr="005E2653">
        <w:rPr>
          <w:rFonts w:eastAsiaTheme="minorEastAsia" w:cs="Arial"/>
        </w:rPr>
        <w:tab/>
      </w:r>
      <w:r w:rsidRPr="005E2653">
        <w:rPr>
          <w:rFonts w:eastAsiaTheme="minorEastAsia" w:cs="Arial"/>
        </w:rPr>
        <w:tab/>
      </w:r>
      <w:r w:rsidRPr="005E2653">
        <w:rPr>
          <w:rFonts w:eastAsiaTheme="minorEastAsia" w:cs="Arial"/>
        </w:rPr>
        <w:tab/>
        <w:t>(</w:t>
      </w:r>
      <w:r w:rsidR="00B63E78">
        <w:rPr>
          <w:rFonts w:eastAsiaTheme="minorEastAsia" w:cs="Arial"/>
        </w:rPr>
        <w:t>8</w:t>
      </w:r>
      <w:r w:rsidRPr="005E2653">
        <w:rPr>
          <w:rFonts w:eastAsiaTheme="minorEastAsia" w:cs="Arial"/>
        </w:rPr>
        <w:t>)</w:t>
      </w:r>
    </w:p>
    <w:p w14:paraId="2154B232" w14:textId="77777777" w:rsidR="00574D4F" w:rsidRPr="005E2653" w:rsidRDefault="00574D4F" w:rsidP="00574D4F">
      <w:pPr>
        <w:ind w:firstLine="0"/>
        <w:jc w:val="right"/>
        <w:rPr>
          <w:rFonts w:eastAsiaTheme="minorEastAsia" w:cs="Arial"/>
        </w:rPr>
      </w:pPr>
    </w:p>
    <w:p w14:paraId="4944F710" w14:textId="49A7359A" w:rsidR="00574D4F" w:rsidRPr="005E2653" w:rsidRDefault="00574D4F" w:rsidP="00574D4F">
      <w:pPr>
        <w:ind w:firstLine="0"/>
        <w:jc w:val="right"/>
        <w:rPr>
          <w:rFonts w:eastAsiaTheme="minorEastAsia" w:cs="Arial"/>
        </w:rPr>
      </w:pPr>
      <m:oMath>
        <m:r>
          <w:rPr>
            <w:rFonts w:ascii="Cambria Math" w:hAnsi="Cambria Math" w:cs="Arial"/>
            <w:sz w:val="28"/>
          </w:rPr>
          <m:t>RPIQ=</m:t>
        </m:r>
        <m:f>
          <m:fPr>
            <m:ctrlPr>
              <w:rPr>
                <w:rFonts w:ascii="Cambria Math" w:hAnsi="Cambria Math" w:cs="Arial"/>
                <w:i/>
                <w:sz w:val="28"/>
              </w:rPr>
            </m:ctrlPr>
          </m:fPr>
          <m:num>
            <m:r>
              <w:rPr>
                <w:rFonts w:ascii="Cambria Math" w:hAnsi="Cambria Math" w:cs="Arial"/>
                <w:sz w:val="28"/>
              </w:rPr>
              <m:t>(Q3-Q1)</m:t>
            </m:r>
          </m:num>
          <m:den>
            <m:r>
              <w:rPr>
                <w:rFonts w:ascii="Cambria Math" w:hAnsi="Cambria Math" w:cs="Arial"/>
                <w:sz w:val="28"/>
              </w:rPr>
              <m:t>RMSE</m:t>
            </m:r>
          </m:den>
        </m:f>
      </m:oMath>
      <w:r w:rsidRPr="005E2653">
        <w:rPr>
          <w:rFonts w:eastAsiaTheme="minorEastAsia" w:cs="Arial"/>
        </w:rPr>
        <w:tab/>
      </w:r>
      <w:r w:rsidRPr="005E2653">
        <w:rPr>
          <w:rFonts w:eastAsiaTheme="minorEastAsia" w:cs="Arial"/>
        </w:rPr>
        <w:tab/>
      </w:r>
      <w:r w:rsidRPr="005E2653">
        <w:rPr>
          <w:rFonts w:eastAsiaTheme="minorEastAsia" w:cs="Arial"/>
        </w:rPr>
        <w:tab/>
      </w:r>
      <w:r w:rsidRPr="005E2653">
        <w:rPr>
          <w:rFonts w:eastAsiaTheme="minorEastAsia" w:cs="Arial"/>
        </w:rPr>
        <w:tab/>
      </w:r>
      <w:r w:rsidRPr="005E2653">
        <w:rPr>
          <w:rFonts w:eastAsiaTheme="minorEastAsia" w:cs="Arial"/>
        </w:rPr>
        <w:tab/>
        <w:t>(</w:t>
      </w:r>
      <w:r w:rsidR="00B63E78">
        <w:rPr>
          <w:rFonts w:eastAsiaTheme="minorEastAsia" w:cs="Arial"/>
        </w:rPr>
        <w:t>9</w:t>
      </w:r>
      <w:r w:rsidRPr="005E2653">
        <w:rPr>
          <w:rFonts w:eastAsiaTheme="minorEastAsia" w:cs="Arial"/>
        </w:rPr>
        <w:t>)</w:t>
      </w:r>
    </w:p>
    <w:p w14:paraId="75C704EA" w14:textId="77777777" w:rsidR="00574D4F" w:rsidRPr="005E2653" w:rsidRDefault="00574D4F" w:rsidP="00574D4F">
      <w:pPr>
        <w:ind w:firstLine="0"/>
        <w:rPr>
          <w:rFonts w:cs="Arial"/>
        </w:rPr>
      </w:pPr>
    </w:p>
    <w:p w14:paraId="6F14789F" w14:textId="77777777" w:rsidR="00574D4F" w:rsidRPr="005E2653" w:rsidRDefault="00574D4F" w:rsidP="00574D4F">
      <w:pPr>
        <w:rPr>
          <w:rFonts w:cs="Arial"/>
        </w:rPr>
      </w:pPr>
      <w:r w:rsidRPr="005E2653">
        <w:rPr>
          <w:rFonts w:cs="Arial"/>
        </w:rPr>
        <w:t>Em que: ŷ = valor predito; ȳ = valor médio observado; y = valor observado; n = número de amostras com i = 1, 2, …, n; Q1 = 25% das amostras; Q3 = 75% das amostras; distância interquartil = Q3 – Q1, representa o intervalo responsável por 50% da população em torno da mediana.</w:t>
      </w:r>
      <w:commentRangeStart w:id="435"/>
      <w:commentRangeEnd w:id="435"/>
      <w:r>
        <w:rPr>
          <w:rStyle w:val="Refdecomentrio"/>
        </w:rPr>
        <w:commentReference w:id="435"/>
      </w:r>
    </w:p>
    <w:p w14:paraId="48C2F34E" w14:textId="77777777" w:rsidR="00574D4F" w:rsidRPr="005E2653" w:rsidRDefault="00574D4F" w:rsidP="00574D4F">
      <w:pPr>
        <w:rPr>
          <w:rFonts w:cs="Arial"/>
        </w:rPr>
      </w:pPr>
    </w:p>
    <w:p w14:paraId="0573407F" w14:textId="44345A9A" w:rsidR="00F92640" w:rsidRDefault="00F92640" w:rsidP="00F92640">
      <w:pPr>
        <w:rPr>
          <w:rFonts w:cs="Arial"/>
          <w:szCs w:val="24"/>
        </w:rPr>
      </w:pPr>
    </w:p>
    <w:p w14:paraId="66EB8C7D" w14:textId="77777777" w:rsidR="00BA0794" w:rsidRDefault="00BA0794" w:rsidP="00F92640">
      <w:pPr>
        <w:rPr>
          <w:rFonts w:cs="Arial"/>
          <w:szCs w:val="24"/>
        </w:rPr>
      </w:pPr>
    </w:p>
    <w:p w14:paraId="1DE8C250" w14:textId="25C5D536" w:rsidR="00F92640" w:rsidRPr="00F92640" w:rsidRDefault="00574D4F" w:rsidP="00F92640">
      <w:ins w:id="436" w:author="Taciara Zborowski Horst" w:date="2021-03-30T20:37:00Z">
        <w:r>
          <w:rPr>
            <w:rFonts w:cs="Arial"/>
            <w:noProof/>
            <w:color w:val="FF0000"/>
            <w:szCs w:val="24"/>
            <w:lang w:eastAsia="pt-BR"/>
          </w:rPr>
          <w:drawing>
            <wp:inline distT="0" distB="0" distL="0" distR="0" wp14:anchorId="28983035" wp14:editId="6B1AB2A9">
              <wp:extent cx="9525" cy="314325"/>
              <wp:effectExtent l="0" t="0" r="285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314325"/>
                      </a:xfrm>
                      <a:prstGeom prst="rect">
                        <a:avLst/>
                      </a:prstGeom>
                      <a:noFill/>
                      <a:ln>
                        <a:noFill/>
                      </a:ln>
                    </pic:spPr>
                  </pic:pic>
                </a:graphicData>
              </a:graphic>
            </wp:inline>
          </w:drawing>
        </w:r>
      </w:ins>
    </w:p>
    <w:p w14:paraId="7BC16C0B" w14:textId="4A00EC1F" w:rsidR="000058A9" w:rsidRDefault="00574D4F" w:rsidP="000058A9">
      <w:pPr>
        <w:ind w:firstLine="0"/>
        <w:rPr>
          <w:rFonts w:cs="Arial"/>
        </w:rPr>
      </w:pPr>
      <w:r>
        <w:rPr>
          <w:rFonts w:cs="Arial"/>
          <w:noProof/>
          <w:lang w:eastAsia="pt-BR"/>
        </w:rPr>
        <w:lastRenderedPageBreak/>
        <w:drawing>
          <wp:inline distT="0" distB="0" distL="0" distR="0" wp14:anchorId="5AB3BF10" wp14:editId="4F2ACD63">
            <wp:extent cx="5760720" cy="3759200"/>
            <wp:effectExtent l="0" t="0" r="0" b="0"/>
            <wp:docPr id="4" name="Picture 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59200"/>
                    </a:xfrm>
                    <a:prstGeom prst="rect">
                      <a:avLst/>
                    </a:prstGeom>
                  </pic:spPr>
                </pic:pic>
              </a:graphicData>
            </a:graphic>
          </wp:inline>
        </w:drawing>
      </w:r>
    </w:p>
    <w:p w14:paraId="206F2F44" w14:textId="05AB20DF" w:rsidR="00574D4F" w:rsidRDefault="00574D4F" w:rsidP="000058A9">
      <w:pPr>
        <w:ind w:firstLine="0"/>
        <w:rPr>
          <w:rFonts w:cs="Arial"/>
        </w:rPr>
      </w:pPr>
      <w:r>
        <w:rPr>
          <w:rFonts w:cs="Arial"/>
        </w:rPr>
        <w:t>Figura 4: Fluxograma da metodologia.</w:t>
      </w:r>
    </w:p>
    <w:p w14:paraId="1118BAE5" w14:textId="77777777" w:rsidR="00574D4F" w:rsidRPr="005E2653" w:rsidRDefault="00574D4F" w:rsidP="000058A9">
      <w:pPr>
        <w:ind w:firstLine="0"/>
        <w:rPr>
          <w:rFonts w:cs="Arial"/>
        </w:rPr>
      </w:pPr>
    </w:p>
    <w:p w14:paraId="7FF95CF4" w14:textId="2864FCAC" w:rsidR="000058A9" w:rsidRPr="005E2653" w:rsidRDefault="000058A9" w:rsidP="00462010">
      <w:pPr>
        <w:rPr>
          <w:rFonts w:cs="Arial"/>
        </w:rPr>
      </w:pPr>
      <w:r w:rsidRPr="005E2653">
        <w:rPr>
          <w:rFonts w:cs="Arial"/>
        </w:rPr>
        <w:t xml:space="preserve">Todo o processamento dos dados de COS e </w:t>
      </w:r>
      <w:proofErr w:type="spellStart"/>
      <w:r w:rsidRPr="005E2653">
        <w:rPr>
          <w:rFonts w:cs="Arial"/>
        </w:rPr>
        <w:t>covariáveis</w:t>
      </w:r>
      <w:proofErr w:type="spellEnd"/>
      <w:r w:rsidRPr="005E2653">
        <w:rPr>
          <w:rFonts w:cs="Arial"/>
        </w:rPr>
        <w:t xml:space="preserve"> ambientais deste trabalho foi realizado no ambiente de estatística co</w:t>
      </w:r>
      <w:r w:rsidR="00361D0B">
        <w:rPr>
          <w:rFonts w:cs="Arial"/>
        </w:rPr>
        <w:t>mputacional R (R CORE TEAM, 2021</w:t>
      </w:r>
      <w:r w:rsidRPr="005E2653">
        <w:rPr>
          <w:rFonts w:cs="Arial"/>
        </w:rPr>
        <w:t>).</w:t>
      </w:r>
    </w:p>
    <w:p w14:paraId="1C6FFE6B" w14:textId="77777777" w:rsidR="000058A9" w:rsidRPr="005E2653" w:rsidRDefault="000058A9" w:rsidP="00574D4F">
      <w:pPr>
        <w:ind w:firstLine="0"/>
        <w:rPr>
          <w:rFonts w:cs="Arial"/>
        </w:rPr>
      </w:pPr>
    </w:p>
    <w:p w14:paraId="0F80196E" w14:textId="4A45E20B" w:rsidR="000058A9" w:rsidRPr="005E2653" w:rsidRDefault="000058A9" w:rsidP="00574D4F">
      <w:pPr>
        <w:ind w:firstLine="0"/>
        <w:jc w:val="center"/>
        <w:rPr>
          <w:rFonts w:cs="Arial"/>
        </w:rPr>
      </w:pPr>
    </w:p>
    <w:p w14:paraId="405C3A2C" w14:textId="47385A8E" w:rsidR="000058A9" w:rsidRPr="005E2653" w:rsidRDefault="000058A9" w:rsidP="00574D4F">
      <w:pPr>
        <w:rPr>
          <w:rFonts w:cs="Arial"/>
        </w:rPr>
      </w:pPr>
    </w:p>
    <w:p w14:paraId="2BCE4E59" w14:textId="6432D93B" w:rsidR="000058A9" w:rsidRDefault="000058A9" w:rsidP="000058A9">
      <w:pPr>
        <w:rPr>
          <w:ins w:id="437" w:author="Taciara Zborowski Horst" w:date="2021-03-30T20:42:00Z"/>
          <w:rFonts w:cs="Arial"/>
        </w:rPr>
      </w:pPr>
      <w:r w:rsidRPr="005E2653">
        <w:rPr>
          <w:rFonts w:cs="Arial"/>
        </w:rPr>
        <w:br w:type="page"/>
      </w:r>
    </w:p>
    <w:p w14:paraId="0DC4A00D" w14:textId="4B3CD09D" w:rsidR="00574D4F" w:rsidRPr="005E2653" w:rsidDel="00574D4F" w:rsidRDefault="00574D4F" w:rsidP="000058A9">
      <w:pPr>
        <w:rPr>
          <w:del w:id="438" w:author="Taciara Zborowski Horst" w:date="2021-03-30T20:42:00Z"/>
          <w:rFonts w:cs="Arial"/>
        </w:rPr>
      </w:pPr>
    </w:p>
    <w:p w14:paraId="24A070F8" w14:textId="12B40983" w:rsidR="000058A9" w:rsidRPr="005E2653" w:rsidRDefault="00126550" w:rsidP="000058A9">
      <w:pPr>
        <w:pStyle w:val="Ttulo1"/>
        <w:rPr>
          <w:rFonts w:cs="Arial"/>
          <w:lang w:val="pt-BR"/>
        </w:rPr>
      </w:pPr>
      <w:bookmarkStart w:id="439" w:name="_1ksv4uv" w:colFirst="0" w:colLast="0"/>
      <w:bookmarkStart w:id="440" w:name="_Toc518373204"/>
      <w:bookmarkEnd w:id="439"/>
      <w:r>
        <w:rPr>
          <w:rFonts w:cs="Arial"/>
          <w:lang w:val="pt-BR"/>
        </w:rPr>
        <w:t>6</w:t>
      </w:r>
      <w:r w:rsidR="000058A9" w:rsidRPr="005E2653">
        <w:rPr>
          <w:rFonts w:cs="Arial"/>
          <w:lang w:val="pt-BR"/>
        </w:rPr>
        <w:t xml:space="preserve"> RESULTADOS E DISCUSSÃO</w:t>
      </w:r>
      <w:bookmarkEnd w:id="440"/>
    </w:p>
    <w:p w14:paraId="3A1A9C42" w14:textId="6D8DAFC5" w:rsidR="000058A9" w:rsidRDefault="000058A9" w:rsidP="000058A9">
      <w:pPr>
        <w:rPr>
          <w:rFonts w:cs="Arial"/>
        </w:rPr>
      </w:pPr>
    </w:p>
    <w:p w14:paraId="6F9D1B50" w14:textId="166BCD52" w:rsidR="00885677" w:rsidRPr="00885677" w:rsidRDefault="00126550" w:rsidP="00885677">
      <w:pPr>
        <w:pStyle w:val="Ttulo2"/>
        <w:rPr>
          <w:lang w:val="pt-BR"/>
        </w:rPr>
      </w:pPr>
      <w:bookmarkStart w:id="441" w:name="_Toc518373205"/>
      <w:r>
        <w:rPr>
          <w:lang w:val="pt-BR"/>
        </w:rPr>
        <w:t>6</w:t>
      </w:r>
      <w:r w:rsidR="00885677" w:rsidRPr="00885677">
        <w:rPr>
          <w:lang w:val="pt-BR"/>
        </w:rPr>
        <w:t xml:space="preserve">.1 </w:t>
      </w:r>
      <w:r w:rsidR="00574D4F" w:rsidRPr="004F6849">
        <w:rPr>
          <w:lang w:val="pt-BR"/>
        </w:rPr>
        <w:t xml:space="preserve">CORRELAÇÃO ENTRE O COS E </w:t>
      </w:r>
      <w:r w:rsidR="00392FA5">
        <w:rPr>
          <w:lang w:val="pt-BR"/>
        </w:rPr>
        <w:t>OS ÍNDICES E ESPECTROS</w:t>
      </w:r>
      <w:bookmarkEnd w:id="441"/>
    </w:p>
    <w:p w14:paraId="6CCE60C6" w14:textId="77777777" w:rsidR="00885677" w:rsidRPr="005E2653" w:rsidRDefault="00885677" w:rsidP="000058A9">
      <w:pPr>
        <w:rPr>
          <w:rFonts w:cs="Arial"/>
        </w:rPr>
      </w:pPr>
    </w:p>
    <w:p w14:paraId="0702D979" w14:textId="135DBC92" w:rsidR="00885677" w:rsidRDefault="00885677" w:rsidP="000058A9">
      <w:pPr>
        <w:rPr>
          <w:rFonts w:cs="Arial"/>
        </w:rPr>
      </w:pPr>
    </w:p>
    <w:p w14:paraId="0E17D6B4" w14:textId="4E792C12" w:rsidR="00885677" w:rsidRPr="004F6849" w:rsidRDefault="00126550" w:rsidP="00885677">
      <w:pPr>
        <w:pStyle w:val="Ttulo2"/>
        <w:rPr>
          <w:lang w:val="pt-BR"/>
        </w:rPr>
      </w:pPr>
      <w:bookmarkStart w:id="442" w:name="_Toc518373206"/>
      <w:r>
        <w:rPr>
          <w:lang w:val="pt-BR"/>
        </w:rPr>
        <w:t>6</w:t>
      </w:r>
      <w:r w:rsidR="00885677" w:rsidRPr="004F6849">
        <w:rPr>
          <w:lang w:val="pt-BR"/>
        </w:rPr>
        <w:t xml:space="preserve">.2 CORRELAÇÃO ENTRE </w:t>
      </w:r>
      <w:r w:rsidR="004B4534">
        <w:rPr>
          <w:lang w:val="pt-BR"/>
        </w:rPr>
        <w:t>A</w:t>
      </w:r>
      <w:r w:rsidR="00885677" w:rsidRPr="004F6849">
        <w:rPr>
          <w:lang w:val="pt-BR"/>
        </w:rPr>
        <w:t xml:space="preserve"> </w:t>
      </w:r>
      <w:r w:rsidR="00574D4F">
        <w:rPr>
          <w:lang w:val="pt-BR"/>
        </w:rPr>
        <w:t>ARGILA</w:t>
      </w:r>
      <w:r w:rsidR="00574D4F" w:rsidRPr="004F6849">
        <w:rPr>
          <w:lang w:val="pt-BR"/>
        </w:rPr>
        <w:t xml:space="preserve"> </w:t>
      </w:r>
      <w:r w:rsidR="00885677" w:rsidRPr="004F6849">
        <w:rPr>
          <w:lang w:val="pt-BR"/>
        </w:rPr>
        <w:t xml:space="preserve">E </w:t>
      </w:r>
      <w:bookmarkEnd w:id="442"/>
      <w:r w:rsidR="00574D4F">
        <w:rPr>
          <w:lang w:val="pt-BR"/>
        </w:rPr>
        <w:t>OS ÍNDICES E ESPECTROS</w:t>
      </w:r>
    </w:p>
    <w:p w14:paraId="3B12C680" w14:textId="61FCB93B" w:rsidR="00885677" w:rsidRDefault="00885677" w:rsidP="000058A9">
      <w:pPr>
        <w:ind w:firstLine="0"/>
        <w:rPr>
          <w:rFonts w:cs="Arial"/>
        </w:rPr>
      </w:pPr>
    </w:p>
    <w:p w14:paraId="375B09B7" w14:textId="25DDDAC4" w:rsidR="00885677" w:rsidRPr="004F6849" w:rsidRDefault="00126550" w:rsidP="00885677">
      <w:pPr>
        <w:pStyle w:val="Ttulo2"/>
        <w:rPr>
          <w:lang w:val="pt-BR"/>
        </w:rPr>
      </w:pPr>
      <w:bookmarkStart w:id="443" w:name="_Toc518373207"/>
      <w:r>
        <w:rPr>
          <w:lang w:val="pt-BR"/>
        </w:rPr>
        <w:t>6</w:t>
      </w:r>
      <w:r w:rsidR="00885677" w:rsidRPr="004F6849">
        <w:rPr>
          <w:lang w:val="pt-BR"/>
        </w:rPr>
        <w:t>.3 DESEMPENHO DOS MODELOS NA PREDIÇÃO</w:t>
      </w:r>
      <w:bookmarkEnd w:id="443"/>
    </w:p>
    <w:p w14:paraId="2DBFCEFA" w14:textId="1239AE22" w:rsidR="000058A9" w:rsidRPr="005E2653" w:rsidRDefault="000058A9" w:rsidP="000058A9">
      <w:pPr>
        <w:spacing w:after="160" w:line="259" w:lineRule="auto"/>
        <w:ind w:firstLine="0"/>
        <w:jc w:val="left"/>
        <w:rPr>
          <w:rFonts w:cs="Arial"/>
        </w:rPr>
      </w:pPr>
    </w:p>
    <w:p w14:paraId="32741893" w14:textId="77777777" w:rsidR="000058A9" w:rsidRPr="005E2653" w:rsidRDefault="000058A9" w:rsidP="000058A9">
      <w:pPr>
        <w:spacing w:after="160" w:line="259" w:lineRule="auto"/>
        <w:ind w:firstLine="0"/>
        <w:jc w:val="left"/>
        <w:rPr>
          <w:rFonts w:cs="Arial"/>
        </w:rPr>
      </w:pPr>
    </w:p>
    <w:p w14:paraId="5CF2E91E" w14:textId="77777777" w:rsidR="000058A9" w:rsidRPr="005E2653" w:rsidRDefault="000058A9" w:rsidP="000058A9">
      <w:pPr>
        <w:ind w:firstLine="0"/>
        <w:rPr>
          <w:rFonts w:cs="Arial"/>
        </w:rPr>
      </w:pPr>
    </w:p>
    <w:p w14:paraId="6DE61EC7" w14:textId="0DE12AF5" w:rsidR="000058A9" w:rsidRPr="005E2653" w:rsidRDefault="000058A9" w:rsidP="000058A9">
      <w:pPr>
        <w:ind w:firstLine="0"/>
        <w:rPr>
          <w:rFonts w:cs="Arial"/>
        </w:rPr>
      </w:pPr>
    </w:p>
    <w:p w14:paraId="3037B44D" w14:textId="77777777" w:rsidR="000058A9" w:rsidRPr="005E2653" w:rsidRDefault="000058A9" w:rsidP="000058A9">
      <w:pPr>
        <w:rPr>
          <w:rFonts w:cs="Arial"/>
        </w:rPr>
      </w:pPr>
    </w:p>
    <w:p w14:paraId="5726E195" w14:textId="77777777" w:rsidR="000058A9" w:rsidRPr="005E2653" w:rsidRDefault="000058A9" w:rsidP="000058A9">
      <w:pPr>
        <w:rPr>
          <w:rFonts w:cs="Arial"/>
        </w:rPr>
      </w:pPr>
      <w:r w:rsidRPr="005E2653">
        <w:rPr>
          <w:rFonts w:cs="Arial"/>
        </w:rPr>
        <w:br w:type="page"/>
      </w:r>
    </w:p>
    <w:p w14:paraId="09A8EC9F" w14:textId="77777777" w:rsidR="000058A9" w:rsidRPr="005E2653" w:rsidRDefault="000058A9" w:rsidP="000058A9">
      <w:pPr>
        <w:pStyle w:val="Ttulo1"/>
        <w:rPr>
          <w:rFonts w:cs="Arial"/>
          <w:lang w:val="pt-BR"/>
        </w:rPr>
      </w:pPr>
      <w:bookmarkStart w:id="444" w:name="_44sinio" w:colFirst="0" w:colLast="0"/>
      <w:bookmarkStart w:id="445" w:name="_Toc518373210"/>
      <w:bookmarkEnd w:id="444"/>
      <w:r w:rsidRPr="005E2653">
        <w:rPr>
          <w:rFonts w:cs="Arial"/>
          <w:lang w:val="pt-BR"/>
        </w:rPr>
        <w:lastRenderedPageBreak/>
        <w:t>5 CONCLUSÃO</w:t>
      </w:r>
      <w:bookmarkEnd w:id="445"/>
    </w:p>
    <w:p w14:paraId="308A3AEC" w14:textId="77777777" w:rsidR="000058A9" w:rsidRPr="005E2653" w:rsidRDefault="000058A9" w:rsidP="000058A9">
      <w:pPr>
        <w:rPr>
          <w:rFonts w:cs="Arial"/>
        </w:rPr>
      </w:pPr>
    </w:p>
    <w:p w14:paraId="110276E8" w14:textId="5F2AF40B" w:rsidR="000058A9" w:rsidRPr="005E2653" w:rsidRDefault="000058A9" w:rsidP="000058A9">
      <w:pPr>
        <w:ind w:firstLine="720"/>
        <w:rPr>
          <w:rFonts w:cs="Arial"/>
        </w:rPr>
      </w:pPr>
      <w:r w:rsidRPr="005E2653">
        <w:rPr>
          <w:rFonts w:cs="Arial"/>
        </w:rPr>
        <w:br w:type="page"/>
      </w:r>
    </w:p>
    <w:p w14:paraId="3057CBA9" w14:textId="168DF634" w:rsidR="00395144" w:rsidRPr="00085642" w:rsidRDefault="000058A9" w:rsidP="00462010">
      <w:pPr>
        <w:pStyle w:val="Ttulo1"/>
        <w:jc w:val="left"/>
        <w:rPr>
          <w:rFonts w:cs="Arial"/>
          <w:rPrChange w:id="446" w:author="Liliane" w:date="2021-05-06T08:52:00Z">
            <w:rPr>
              <w:rFonts w:cs="Arial"/>
              <w:lang w:val="pt-BR"/>
            </w:rPr>
          </w:rPrChange>
        </w:rPr>
      </w:pPr>
      <w:bookmarkStart w:id="447" w:name="_2jxsxqh" w:colFirst="0" w:colLast="0"/>
      <w:bookmarkStart w:id="448" w:name="_Toc518373211"/>
      <w:bookmarkEnd w:id="447"/>
      <w:r w:rsidRPr="00085642">
        <w:rPr>
          <w:rFonts w:cs="Arial"/>
          <w:rPrChange w:id="449" w:author="Liliane" w:date="2021-05-06T08:52:00Z">
            <w:rPr>
              <w:rFonts w:cs="Arial"/>
              <w:lang w:val="pt-BR"/>
            </w:rPr>
          </w:rPrChange>
        </w:rPr>
        <w:lastRenderedPageBreak/>
        <w:t>REFERÊNCIA</w:t>
      </w:r>
      <w:bookmarkStart w:id="450" w:name="_qm14oqaocwab" w:colFirst="0" w:colLast="0"/>
      <w:bookmarkEnd w:id="448"/>
      <w:bookmarkEnd w:id="450"/>
      <w:r w:rsidR="00462010" w:rsidRPr="00085642">
        <w:rPr>
          <w:rFonts w:cs="Arial"/>
          <w:rPrChange w:id="451" w:author="Liliane" w:date="2021-05-06T08:52:00Z">
            <w:rPr>
              <w:rFonts w:cs="Arial"/>
              <w:lang w:val="pt-BR"/>
            </w:rPr>
          </w:rPrChange>
        </w:rPr>
        <w:t>S</w:t>
      </w:r>
    </w:p>
    <w:p w14:paraId="332CD65B" w14:textId="77777777" w:rsidR="00395144" w:rsidRPr="00085642" w:rsidRDefault="00395144" w:rsidP="00395144">
      <w:pPr>
        <w:pBdr>
          <w:top w:val="nil"/>
          <w:left w:val="nil"/>
          <w:bottom w:val="nil"/>
          <w:right w:val="nil"/>
          <w:between w:val="nil"/>
        </w:pBdr>
        <w:spacing w:line="240" w:lineRule="auto"/>
        <w:ind w:firstLine="0"/>
        <w:rPr>
          <w:rFonts w:cs="Arial"/>
          <w:szCs w:val="24"/>
          <w:lang w:val="en-US"/>
          <w:rPrChange w:id="452" w:author="Liliane" w:date="2021-05-06T08:52:00Z">
            <w:rPr>
              <w:rFonts w:cs="Arial"/>
              <w:szCs w:val="24"/>
            </w:rPr>
          </w:rPrChange>
        </w:rPr>
      </w:pPr>
    </w:p>
    <w:p w14:paraId="5A28313B" w14:textId="77777777" w:rsidR="00395144" w:rsidRPr="00085642" w:rsidRDefault="00395144" w:rsidP="00395144">
      <w:pPr>
        <w:pBdr>
          <w:top w:val="nil"/>
          <w:left w:val="nil"/>
          <w:bottom w:val="nil"/>
          <w:right w:val="nil"/>
          <w:between w:val="nil"/>
        </w:pBdr>
        <w:spacing w:line="240" w:lineRule="auto"/>
        <w:rPr>
          <w:rFonts w:cs="Arial"/>
          <w:szCs w:val="24"/>
          <w:lang w:val="en-US"/>
          <w:rPrChange w:id="453" w:author="Liliane" w:date="2021-05-06T08:52:00Z">
            <w:rPr>
              <w:rFonts w:cs="Arial"/>
              <w:szCs w:val="24"/>
            </w:rPr>
          </w:rPrChange>
        </w:rPr>
      </w:pPr>
    </w:p>
    <w:p w14:paraId="52F58BE9" w14:textId="77777777" w:rsidR="00395144" w:rsidRPr="00085642" w:rsidRDefault="00395144" w:rsidP="00395144">
      <w:pPr>
        <w:pBdr>
          <w:top w:val="nil"/>
          <w:left w:val="nil"/>
          <w:bottom w:val="nil"/>
          <w:right w:val="nil"/>
          <w:between w:val="nil"/>
        </w:pBdr>
        <w:spacing w:line="240" w:lineRule="auto"/>
        <w:rPr>
          <w:rFonts w:cs="Arial"/>
          <w:szCs w:val="24"/>
          <w:lang w:val="en-US"/>
          <w:rPrChange w:id="454" w:author="Liliane" w:date="2021-05-06T08:52:00Z">
            <w:rPr>
              <w:rFonts w:cs="Arial"/>
              <w:szCs w:val="24"/>
            </w:rPr>
          </w:rPrChange>
        </w:rPr>
      </w:pPr>
    </w:p>
    <w:p w14:paraId="5630F8FE" w14:textId="77777777" w:rsidR="00952B9C" w:rsidRPr="00323150" w:rsidRDefault="00952B9C" w:rsidP="00395144">
      <w:pPr>
        <w:autoSpaceDE w:val="0"/>
        <w:autoSpaceDN w:val="0"/>
        <w:adjustRightInd w:val="0"/>
        <w:spacing w:line="240" w:lineRule="auto"/>
        <w:ind w:firstLine="0"/>
        <w:rPr>
          <w:rFonts w:cs="URWPalladioL-Bold"/>
          <w:bCs/>
          <w:lang w:val="en-US"/>
        </w:rPr>
      </w:pPr>
      <w:r w:rsidRPr="00085642">
        <w:rPr>
          <w:rFonts w:cs="Arial"/>
          <w:bCs/>
          <w:szCs w:val="24"/>
          <w:lang w:val="en-US"/>
          <w:rPrChange w:id="455" w:author="Liliane" w:date="2021-05-06T08:52:00Z">
            <w:rPr>
              <w:rFonts w:cs="Arial"/>
              <w:bCs/>
              <w:szCs w:val="24"/>
            </w:rPr>
          </w:rPrChange>
        </w:rPr>
        <w:t>ANGELOPOULOU, T. et al.</w:t>
      </w:r>
      <w:r w:rsidRPr="00085642">
        <w:rPr>
          <w:rFonts w:cs="Arial"/>
          <w:b/>
          <w:bCs/>
          <w:szCs w:val="24"/>
          <w:lang w:val="en-US"/>
          <w:rPrChange w:id="456" w:author="Liliane" w:date="2021-05-06T08:52:00Z">
            <w:rPr>
              <w:rFonts w:cs="Arial"/>
              <w:b/>
              <w:bCs/>
              <w:szCs w:val="24"/>
            </w:rPr>
          </w:rPrChange>
        </w:rPr>
        <w:t xml:space="preserve"> </w:t>
      </w:r>
      <w:r w:rsidRPr="00A411E0">
        <w:rPr>
          <w:rFonts w:cs="Arial"/>
          <w:bCs/>
          <w:szCs w:val="24"/>
          <w:lang w:val="en-US"/>
        </w:rPr>
        <w:t xml:space="preserve">From Laboratory to Proximal Sensing Spectroscopy for Soil Organic Carbon Estimation—A Review. </w:t>
      </w:r>
      <w:proofErr w:type="spellStart"/>
      <w:r w:rsidRPr="00A411E0">
        <w:rPr>
          <w:rFonts w:cs="Arial"/>
          <w:b/>
          <w:bCs/>
          <w:szCs w:val="24"/>
          <w:lang w:val="en-US"/>
        </w:rPr>
        <w:t>Sustentability</w:t>
      </w:r>
      <w:proofErr w:type="spellEnd"/>
      <w:r w:rsidRPr="00A411E0">
        <w:rPr>
          <w:rFonts w:cs="Arial"/>
          <w:bCs/>
          <w:szCs w:val="24"/>
          <w:lang w:val="en-US"/>
        </w:rPr>
        <w:t xml:space="preserve">, v. 12, n. </w:t>
      </w:r>
      <w:proofErr w:type="gramStart"/>
      <w:r w:rsidRPr="00A411E0">
        <w:rPr>
          <w:rFonts w:cs="Arial"/>
          <w:bCs/>
          <w:szCs w:val="24"/>
          <w:lang w:val="en-US"/>
        </w:rPr>
        <w:t>2</w:t>
      </w:r>
      <w:proofErr w:type="gramEnd"/>
      <w:r w:rsidRPr="00A411E0">
        <w:rPr>
          <w:rFonts w:cs="Arial"/>
          <w:bCs/>
          <w:szCs w:val="24"/>
          <w:lang w:val="en-US"/>
        </w:rPr>
        <w:t>, p. 443, 2020</w:t>
      </w:r>
      <w:r w:rsidRPr="00323150">
        <w:rPr>
          <w:rFonts w:cs="URWPalladioL-Bold"/>
          <w:bCs/>
          <w:lang w:val="en-US"/>
        </w:rPr>
        <w:t xml:space="preserve">. </w:t>
      </w:r>
    </w:p>
    <w:p w14:paraId="565708CC" w14:textId="77777777" w:rsidR="00952B9C" w:rsidRPr="00142BE5" w:rsidDel="00D35095" w:rsidRDefault="00952B9C">
      <w:pPr>
        <w:pStyle w:val="Ttulo1"/>
        <w:spacing w:line="240" w:lineRule="auto"/>
        <w:pPrChange w:id="457" w:author="Liliane" w:date="2021-04-18T22:33:00Z">
          <w:pPr/>
        </w:pPrChange>
      </w:pPr>
    </w:p>
    <w:p w14:paraId="156B0904" w14:textId="77777777" w:rsidR="00952B9C" w:rsidRDefault="00952B9C">
      <w:pPr>
        <w:pStyle w:val="Ttulo1"/>
        <w:spacing w:line="240" w:lineRule="auto"/>
        <w:rPr>
          <w:ins w:id="458" w:author="Liliane" w:date="2021-04-18T22:45:00Z"/>
          <w:rFonts w:cs="Arial"/>
          <w:b w:val="0"/>
          <w:szCs w:val="24"/>
        </w:rPr>
        <w:pPrChange w:id="459" w:author="Liliane" w:date="2021-04-18T22:46:00Z">
          <w:pPr>
            <w:pStyle w:val="Ttulo1"/>
          </w:pPr>
        </w:pPrChange>
      </w:pPr>
      <w:r>
        <w:rPr>
          <w:rFonts w:cs="Arial"/>
          <w:b w:val="0"/>
          <w:szCs w:val="24"/>
        </w:rPr>
        <w:t xml:space="preserve">ALLO, M. et al. </w:t>
      </w:r>
      <w:r w:rsidRPr="000E0640">
        <w:rPr>
          <w:rFonts w:cs="Arial"/>
          <w:b w:val="0"/>
          <w:szCs w:val="24"/>
        </w:rPr>
        <w:t>Prediction of tropical volcanic soil organic carbon stocks by visible-near- and mid-infrared spectroscopy</w:t>
      </w:r>
      <w:r>
        <w:rPr>
          <w:rFonts w:cs="Arial"/>
          <w:b w:val="0"/>
          <w:szCs w:val="24"/>
        </w:rPr>
        <w:t xml:space="preserve">. </w:t>
      </w:r>
      <w:r w:rsidRPr="000E0640">
        <w:rPr>
          <w:rFonts w:cs="Arial"/>
          <w:szCs w:val="24"/>
        </w:rPr>
        <w:t>Catena</w:t>
      </w:r>
      <w:r>
        <w:rPr>
          <w:rFonts w:cs="Arial"/>
          <w:b w:val="0"/>
          <w:szCs w:val="24"/>
        </w:rPr>
        <w:t>, v. 189, p. 104452, 2020.</w:t>
      </w:r>
    </w:p>
    <w:p w14:paraId="60FEF85A" w14:textId="77777777" w:rsidR="00952B9C" w:rsidRPr="00085642" w:rsidRDefault="00952B9C">
      <w:pPr>
        <w:spacing w:line="240" w:lineRule="auto"/>
        <w:rPr>
          <w:b/>
          <w:lang w:val="en-US"/>
          <w:rPrChange w:id="460" w:author="Liliane" w:date="2021-05-06T08:52:00Z">
            <w:rPr>
              <w:rFonts w:cs="Arial"/>
              <w:b w:val="0"/>
              <w:szCs w:val="24"/>
            </w:rPr>
          </w:rPrChange>
        </w:rPr>
        <w:pPrChange w:id="461" w:author="Liliane" w:date="2021-04-18T22:46:00Z">
          <w:pPr>
            <w:pStyle w:val="Ttulo1"/>
          </w:pPr>
        </w:pPrChange>
      </w:pPr>
    </w:p>
    <w:p w14:paraId="464597C6" w14:textId="123DCBD0" w:rsidR="00952B9C" w:rsidRDefault="00952B9C">
      <w:pPr>
        <w:pStyle w:val="Ttulo1"/>
        <w:spacing w:line="240" w:lineRule="auto"/>
        <w:rPr>
          <w:ins w:id="462" w:author="Liliane" w:date="2021-04-18T22:45:00Z"/>
          <w:rFonts w:cs="Arial"/>
          <w:b w:val="0"/>
          <w:szCs w:val="24"/>
        </w:rPr>
        <w:pPrChange w:id="463" w:author="Liliane" w:date="2021-04-18T22:46:00Z">
          <w:pPr>
            <w:pStyle w:val="Ttulo1"/>
          </w:pPr>
        </w:pPrChange>
      </w:pPr>
      <w:r w:rsidRPr="00C335D8">
        <w:rPr>
          <w:rFonts w:cs="Arial"/>
          <w:b w:val="0"/>
          <w:szCs w:val="24"/>
          <w:rPrChange w:id="464" w:author="Liliane" w:date="2021-04-18T22:57:00Z">
            <w:rPr>
              <w:rFonts w:cs="Arial"/>
              <w:b w:val="0"/>
              <w:szCs w:val="24"/>
              <w:lang w:val="pt-BR"/>
            </w:rPr>
          </w:rPrChange>
        </w:rPr>
        <w:t>ALVARES, C.A. et al.</w:t>
      </w:r>
      <w:r w:rsidRPr="00C335D8">
        <w:rPr>
          <w:rFonts w:cs="Arial"/>
          <w:b w:val="0"/>
          <w:szCs w:val="24"/>
        </w:rPr>
        <w:t xml:space="preserve"> </w:t>
      </w:r>
      <w:proofErr w:type="spellStart"/>
      <w:r w:rsidRPr="00575CDC">
        <w:rPr>
          <w:rFonts w:cs="Arial"/>
          <w:b w:val="0"/>
          <w:szCs w:val="24"/>
        </w:rPr>
        <w:t>Köppen’s</w:t>
      </w:r>
      <w:proofErr w:type="spellEnd"/>
      <w:r w:rsidRPr="00575CDC">
        <w:rPr>
          <w:rFonts w:cs="Arial"/>
          <w:b w:val="0"/>
          <w:szCs w:val="24"/>
        </w:rPr>
        <w:t xml:space="preserve"> climate classification map for Brazil. </w:t>
      </w:r>
      <w:proofErr w:type="spellStart"/>
      <w:r w:rsidRPr="00575CDC">
        <w:rPr>
          <w:rFonts w:cs="Arial"/>
          <w:color w:val="000000" w:themeColor="text1"/>
          <w:szCs w:val="24"/>
        </w:rPr>
        <w:t>Meteorologische</w:t>
      </w:r>
      <w:proofErr w:type="spellEnd"/>
      <w:r w:rsidRPr="00575CDC">
        <w:rPr>
          <w:rFonts w:cs="Arial"/>
          <w:color w:val="000000" w:themeColor="text1"/>
          <w:szCs w:val="24"/>
        </w:rPr>
        <w:t xml:space="preserve"> </w:t>
      </w:r>
      <w:proofErr w:type="spellStart"/>
      <w:r w:rsidRPr="00575CDC">
        <w:rPr>
          <w:rFonts w:cs="Arial"/>
          <w:color w:val="000000" w:themeColor="text1"/>
          <w:szCs w:val="24"/>
        </w:rPr>
        <w:t>Zeitschrift</w:t>
      </w:r>
      <w:proofErr w:type="spellEnd"/>
      <w:r w:rsidRPr="00575CDC">
        <w:rPr>
          <w:rFonts w:cs="Arial"/>
          <w:b w:val="0"/>
          <w:szCs w:val="24"/>
        </w:rPr>
        <w:t>, v.22, n.6, p.711-728, 2013.</w:t>
      </w:r>
    </w:p>
    <w:p w14:paraId="27E351F6" w14:textId="77777777" w:rsidR="00952B9C" w:rsidRPr="00085642" w:rsidRDefault="00952B9C">
      <w:pPr>
        <w:spacing w:line="240" w:lineRule="auto"/>
        <w:rPr>
          <w:b/>
          <w:lang w:val="en-US"/>
          <w:rPrChange w:id="465" w:author="Liliane" w:date="2021-05-06T08:52:00Z">
            <w:rPr>
              <w:rFonts w:cs="Arial"/>
              <w:b w:val="0"/>
              <w:szCs w:val="24"/>
            </w:rPr>
          </w:rPrChange>
        </w:rPr>
        <w:pPrChange w:id="466" w:author="Liliane" w:date="2021-04-18T22:46:00Z">
          <w:pPr>
            <w:pStyle w:val="Ttulo1"/>
          </w:pPr>
        </w:pPrChange>
      </w:pPr>
    </w:p>
    <w:p w14:paraId="76DC5F0B" w14:textId="6A8A2CC8" w:rsidR="00952B9C" w:rsidRDefault="00952B9C">
      <w:pPr>
        <w:pStyle w:val="Ttulo1"/>
        <w:spacing w:line="240" w:lineRule="auto"/>
        <w:rPr>
          <w:ins w:id="467" w:author="Liliane" w:date="2021-04-18T22:46:00Z"/>
          <w:rFonts w:cs="Arial"/>
          <w:b w:val="0"/>
          <w:szCs w:val="24"/>
        </w:rPr>
      </w:pPr>
      <w:r w:rsidRPr="007D40A7">
        <w:rPr>
          <w:rFonts w:cs="Arial"/>
          <w:b w:val="0"/>
          <w:szCs w:val="24"/>
        </w:rPr>
        <w:t>BAO, N. et al. Assessing soil organic matter of reclaimed soil from a large surface coalmine using a</w:t>
      </w:r>
      <w:r w:rsidR="002D0E97">
        <w:rPr>
          <w:rFonts w:cs="Arial"/>
          <w:b w:val="0"/>
          <w:szCs w:val="24"/>
        </w:rPr>
        <w:t xml:space="preserve"> </w:t>
      </w:r>
      <w:r w:rsidRPr="007D40A7">
        <w:rPr>
          <w:rFonts w:cs="Arial"/>
          <w:b w:val="0"/>
          <w:szCs w:val="24"/>
        </w:rPr>
        <w:t xml:space="preserve">field </w:t>
      </w:r>
      <w:proofErr w:type="spellStart"/>
      <w:r w:rsidRPr="007D40A7">
        <w:rPr>
          <w:rFonts w:cs="Arial"/>
          <w:b w:val="0"/>
          <w:szCs w:val="24"/>
        </w:rPr>
        <w:t>spectroradiometer</w:t>
      </w:r>
      <w:proofErr w:type="spellEnd"/>
      <w:r w:rsidRPr="007D40A7">
        <w:rPr>
          <w:rFonts w:cs="Arial"/>
          <w:b w:val="0"/>
          <w:szCs w:val="24"/>
        </w:rPr>
        <w:t xml:space="preserve"> in laboratory.</w:t>
      </w:r>
      <w:r>
        <w:rPr>
          <w:rFonts w:cs="Arial"/>
          <w:b w:val="0"/>
          <w:szCs w:val="24"/>
        </w:rPr>
        <w:t xml:space="preserve"> </w:t>
      </w:r>
      <w:r w:rsidRPr="005B2348">
        <w:rPr>
          <w:rFonts w:cs="Arial"/>
          <w:szCs w:val="24"/>
        </w:rPr>
        <w:t>Geoderma</w:t>
      </w:r>
      <w:r w:rsidRPr="005B2348">
        <w:rPr>
          <w:rFonts w:cs="Arial"/>
          <w:b w:val="0"/>
          <w:szCs w:val="24"/>
        </w:rPr>
        <w:t>, v. 288, p. 47 – 55, 2017.</w:t>
      </w:r>
    </w:p>
    <w:p w14:paraId="02E99575" w14:textId="77777777" w:rsidR="00952B9C" w:rsidRPr="00085642" w:rsidRDefault="00952B9C">
      <w:pPr>
        <w:spacing w:line="240" w:lineRule="auto"/>
        <w:rPr>
          <w:b/>
          <w:lang w:val="en-US"/>
          <w:rPrChange w:id="468" w:author="Liliane" w:date="2021-05-06T08:52:00Z">
            <w:rPr>
              <w:rFonts w:cs="Arial"/>
              <w:b w:val="0"/>
              <w:szCs w:val="24"/>
            </w:rPr>
          </w:rPrChange>
        </w:rPr>
        <w:pPrChange w:id="469" w:author="Liliane" w:date="2021-04-18T22:46:00Z">
          <w:pPr>
            <w:pStyle w:val="Ttulo1"/>
            <w:spacing w:line="240" w:lineRule="auto"/>
          </w:pPr>
        </w:pPrChange>
      </w:pPr>
    </w:p>
    <w:p w14:paraId="7F371A36" w14:textId="77777777" w:rsidR="00952B9C" w:rsidRDefault="00952B9C">
      <w:pPr>
        <w:pStyle w:val="Ttulo1"/>
        <w:spacing w:line="240" w:lineRule="auto"/>
        <w:rPr>
          <w:ins w:id="470" w:author="Liliane" w:date="2021-04-18T22:47:00Z"/>
          <w:rStyle w:val="title-text"/>
          <w:rFonts w:cs="Arial"/>
          <w:b w:val="0"/>
        </w:rPr>
      </w:pPr>
      <w:r w:rsidRPr="00DF4E07">
        <w:rPr>
          <w:rFonts w:cs="Arial"/>
          <w:b w:val="0"/>
          <w:szCs w:val="24"/>
        </w:rPr>
        <w:t xml:space="preserve">BARTHOLOMEUS, H.M et al. </w:t>
      </w:r>
      <w:r w:rsidRPr="00DF4E07">
        <w:rPr>
          <w:rStyle w:val="title-text"/>
          <w:rFonts w:cs="Arial"/>
          <w:b w:val="0"/>
        </w:rPr>
        <w:t>Spectral reflectance based indices for soil organic carbon quantification</w:t>
      </w:r>
      <w:r>
        <w:rPr>
          <w:rStyle w:val="title-text"/>
          <w:rFonts w:cs="Arial"/>
        </w:rPr>
        <w:t>. Geoderma</w:t>
      </w:r>
      <w:r w:rsidRPr="00DF4E07">
        <w:rPr>
          <w:rStyle w:val="title-text"/>
          <w:rFonts w:cs="Arial"/>
          <w:b w:val="0"/>
        </w:rPr>
        <w:t>, v. 145, p.</w:t>
      </w:r>
      <w:r>
        <w:rPr>
          <w:rStyle w:val="title-text"/>
          <w:rFonts w:cs="Arial"/>
          <w:b w:val="0"/>
        </w:rPr>
        <w:t xml:space="preserve"> </w:t>
      </w:r>
      <w:r w:rsidRPr="00DF4E07">
        <w:rPr>
          <w:rStyle w:val="title-text"/>
          <w:rFonts w:cs="Arial"/>
          <w:b w:val="0"/>
        </w:rPr>
        <w:t>28 – 36, 2008.</w:t>
      </w:r>
    </w:p>
    <w:p w14:paraId="587D9233" w14:textId="77777777" w:rsidR="00952B9C" w:rsidRPr="00085642" w:rsidRDefault="00952B9C">
      <w:pPr>
        <w:spacing w:line="240" w:lineRule="auto"/>
        <w:rPr>
          <w:lang w:val="en-US"/>
          <w:rPrChange w:id="471" w:author="Liliane" w:date="2021-05-06T08:52:00Z">
            <w:rPr>
              <w:rStyle w:val="title-text"/>
              <w:rFonts w:cs="Arial"/>
              <w:b w:val="0"/>
            </w:rPr>
          </w:rPrChange>
        </w:rPr>
        <w:pPrChange w:id="472" w:author="Liliane" w:date="2021-04-18T22:47:00Z">
          <w:pPr>
            <w:pStyle w:val="Ttulo1"/>
            <w:spacing w:line="240" w:lineRule="auto"/>
          </w:pPr>
        </w:pPrChange>
      </w:pPr>
    </w:p>
    <w:p w14:paraId="7FF57523" w14:textId="77777777" w:rsidR="00952B9C" w:rsidRDefault="00952B9C">
      <w:pPr>
        <w:spacing w:line="240" w:lineRule="auto"/>
        <w:ind w:firstLine="0"/>
        <w:rPr>
          <w:ins w:id="473" w:author="Liliane" w:date="2021-04-18T22:47:00Z"/>
          <w:rFonts w:cs="Arial"/>
          <w:szCs w:val="24"/>
          <w:lang w:val="en-US"/>
        </w:rPr>
      </w:pPr>
      <w:r>
        <w:rPr>
          <w:color w:val="000000" w:themeColor="text1"/>
          <w:lang w:val="en-US"/>
        </w:rPr>
        <w:t xml:space="preserve">BELLON-MAUREL, V. et al. </w:t>
      </w:r>
      <w:r w:rsidRPr="004F100E">
        <w:rPr>
          <w:rFonts w:cs="Arial"/>
          <w:szCs w:val="24"/>
          <w:lang w:val="en-US"/>
        </w:rPr>
        <w:t>Critical review of chemometric indicators commonly used for assessing the quality of the prediction of soil attributes by NIR spectroscopy</w:t>
      </w:r>
      <w:r>
        <w:rPr>
          <w:rFonts w:cs="Arial"/>
          <w:szCs w:val="24"/>
          <w:lang w:val="en-US"/>
        </w:rPr>
        <w:t xml:space="preserve">. </w:t>
      </w:r>
      <w:proofErr w:type="spellStart"/>
      <w:r w:rsidRPr="004F100E">
        <w:rPr>
          <w:rFonts w:cs="Arial"/>
          <w:b/>
          <w:szCs w:val="24"/>
          <w:lang w:val="en-US"/>
        </w:rPr>
        <w:t>TrAC</w:t>
      </w:r>
      <w:proofErr w:type="spellEnd"/>
      <w:r w:rsidRPr="004F100E">
        <w:rPr>
          <w:rFonts w:cs="Arial"/>
          <w:b/>
          <w:szCs w:val="24"/>
          <w:lang w:val="en-US"/>
        </w:rPr>
        <w:t xml:space="preserve"> Trends in Analytical Chemistry</w:t>
      </w:r>
      <w:r>
        <w:rPr>
          <w:rFonts w:cs="Arial"/>
          <w:szCs w:val="24"/>
          <w:lang w:val="en-US"/>
        </w:rPr>
        <w:t xml:space="preserve">, v. 29, n. </w:t>
      </w:r>
      <w:proofErr w:type="gramStart"/>
      <w:r>
        <w:rPr>
          <w:rFonts w:cs="Arial"/>
          <w:szCs w:val="24"/>
          <w:lang w:val="en-US"/>
        </w:rPr>
        <w:t>9</w:t>
      </w:r>
      <w:proofErr w:type="gramEnd"/>
      <w:r>
        <w:rPr>
          <w:rFonts w:cs="Arial"/>
          <w:szCs w:val="24"/>
          <w:lang w:val="en-US"/>
        </w:rPr>
        <w:t>, p. 1073-1081, 2010.</w:t>
      </w:r>
    </w:p>
    <w:p w14:paraId="21C7BA21" w14:textId="77777777" w:rsidR="00952B9C" w:rsidRDefault="00952B9C">
      <w:pPr>
        <w:spacing w:line="240" w:lineRule="auto"/>
        <w:ind w:firstLine="0"/>
        <w:rPr>
          <w:rFonts w:cs="Arial"/>
          <w:szCs w:val="24"/>
          <w:lang w:val="en-US"/>
        </w:rPr>
      </w:pPr>
    </w:p>
    <w:p w14:paraId="069BB2BC" w14:textId="77777777" w:rsidR="00952B9C" w:rsidRDefault="00952B9C">
      <w:pPr>
        <w:spacing w:line="240" w:lineRule="auto"/>
        <w:ind w:firstLine="0"/>
        <w:rPr>
          <w:ins w:id="474" w:author="Liliane" w:date="2021-04-18T22:47:00Z"/>
          <w:rFonts w:cs="Arial"/>
          <w:szCs w:val="24"/>
          <w:lang w:val="en-US"/>
        </w:rPr>
      </w:pPr>
      <w:r w:rsidRPr="00085642">
        <w:rPr>
          <w:rFonts w:cs="Arial"/>
          <w:szCs w:val="24"/>
        </w:rPr>
        <w:t xml:space="preserve">CAMPBELL, Patrícia Morais da Matta et al. </w:t>
      </w:r>
      <w:r w:rsidRPr="002C4A3F">
        <w:rPr>
          <w:rFonts w:cs="Arial"/>
          <w:szCs w:val="24"/>
          <w:lang w:val="en-US"/>
        </w:rPr>
        <w:t xml:space="preserve">Digital Soil Mapping of Soil Properties in the “Mar de </w:t>
      </w:r>
      <w:proofErr w:type="spellStart"/>
      <w:r w:rsidRPr="002C4A3F">
        <w:rPr>
          <w:rFonts w:cs="Arial"/>
          <w:szCs w:val="24"/>
          <w:lang w:val="en-US"/>
        </w:rPr>
        <w:t>Morros</w:t>
      </w:r>
      <w:proofErr w:type="spellEnd"/>
      <w:r w:rsidRPr="002C4A3F">
        <w:rPr>
          <w:rFonts w:cs="Arial"/>
          <w:szCs w:val="24"/>
          <w:lang w:val="en-US"/>
        </w:rPr>
        <w:t>” Environment Using Spectral Data.</w:t>
      </w:r>
      <w:r w:rsidRPr="002C4A3F">
        <w:rPr>
          <w:rFonts w:cs="Arial"/>
          <w:b/>
          <w:bCs/>
          <w:szCs w:val="24"/>
          <w:lang w:val="en-US"/>
        </w:rPr>
        <w:t xml:space="preserve"> </w:t>
      </w:r>
      <w:r w:rsidRPr="00003140">
        <w:rPr>
          <w:rFonts w:cs="Arial"/>
          <w:b/>
          <w:bCs/>
          <w:szCs w:val="24"/>
          <w:lang w:val="en-US"/>
          <w:rPrChange w:id="475" w:author="Taciara Zborowski Horst" w:date="2021-03-30T14:30:00Z">
            <w:rPr>
              <w:rFonts w:cs="Arial"/>
              <w:b/>
              <w:bCs/>
              <w:szCs w:val="24"/>
            </w:rPr>
          </w:rPrChange>
        </w:rPr>
        <w:t>Revista Brasileira de Ciência do Solo</w:t>
      </w:r>
      <w:r w:rsidRPr="00003140">
        <w:rPr>
          <w:rFonts w:cs="Arial"/>
          <w:szCs w:val="24"/>
          <w:lang w:val="en-US"/>
          <w:rPrChange w:id="476" w:author="Taciara Zborowski Horst" w:date="2021-03-30T14:30:00Z">
            <w:rPr>
              <w:rFonts w:cs="Arial"/>
              <w:szCs w:val="24"/>
            </w:rPr>
          </w:rPrChange>
        </w:rPr>
        <w:t>, v. 42, e0170413, 2018.</w:t>
      </w:r>
    </w:p>
    <w:p w14:paraId="063C5584" w14:textId="77777777" w:rsidR="00952B9C" w:rsidRPr="00003140" w:rsidRDefault="00952B9C">
      <w:pPr>
        <w:spacing w:line="240" w:lineRule="auto"/>
        <w:ind w:firstLine="0"/>
        <w:rPr>
          <w:rFonts w:cs="Arial"/>
          <w:szCs w:val="24"/>
          <w:lang w:val="en-US"/>
          <w:rPrChange w:id="477" w:author="Taciara Zborowski Horst" w:date="2021-03-30T14:30:00Z">
            <w:rPr>
              <w:rFonts w:cs="Arial"/>
              <w:szCs w:val="24"/>
            </w:rPr>
          </w:rPrChange>
        </w:rPr>
      </w:pPr>
    </w:p>
    <w:p w14:paraId="1E2482E2" w14:textId="77777777" w:rsidR="00952B9C" w:rsidRDefault="00952B9C">
      <w:pPr>
        <w:pStyle w:val="PargrafodaLista"/>
        <w:spacing w:line="240" w:lineRule="auto"/>
        <w:ind w:left="0" w:firstLine="0"/>
        <w:rPr>
          <w:ins w:id="478" w:author="Liliane" w:date="2021-04-18T22:47:00Z"/>
          <w:rFonts w:cs="Arial"/>
          <w:szCs w:val="24"/>
          <w:lang w:val="en-US"/>
        </w:rPr>
      </w:pPr>
      <w:r w:rsidRPr="005B2348">
        <w:rPr>
          <w:rFonts w:cs="Arial"/>
          <w:szCs w:val="24"/>
          <w:lang w:val="en-US"/>
        </w:rPr>
        <w:t xml:space="preserve">CHURCHMAN, G. J. Game Changer in Soil </w:t>
      </w:r>
      <w:r>
        <w:rPr>
          <w:rFonts w:cs="Arial"/>
          <w:szCs w:val="24"/>
          <w:lang w:val="en-US"/>
        </w:rPr>
        <w:t xml:space="preserve">Science Functional Role of clay minerals </w:t>
      </w:r>
      <w:r w:rsidRPr="005B2348">
        <w:rPr>
          <w:rFonts w:cs="Arial"/>
          <w:szCs w:val="24"/>
          <w:lang w:val="en-US"/>
        </w:rPr>
        <w:t xml:space="preserve">in soil. </w:t>
      </w:r>
      <w:r w:rsidRPr="005B2348">
        <w:rPr>
          <w:rFonts w:cs="Arial"/>
          <w:b/>
          <w:szCs w:val="24"/>
          <w:lang w:val="en-US"/>
        </w:rPr>
        <w:t>Journal of Plant Nutrition and Soil Science</w:t>
      </w:r>
      <w:r w:rsidRPr="005B2348">
        <w:rPr>
          <w:rFonts w:cs="Arial"/>
          <w:szCs w:val="24"/>
          <w:lang w:val="en-US"/>
        </w:rPr>
        <w:t>, v. 181 (1), p. 99 – 103, 2018.</w:t>
      </w:r>
    </w:p>
    <w:p w14:paraId="764DEA3B" w14:textId="77777777" w:rsidR="00952B9C" w:rsidRDefault="00952B9C">
      <w:pPr>
        <w:pStyle w:val="PargrafodaLista"/>
        <w:spacing w:line="240" w:lineRule="auto"/>
        <w:ind w:left="0" w:firstLine="0"/>
        <w:rPr>
          <w:rFonts w:cs="Arial"/>
          <w:szCs w:val="24"/>
          <w:lang w:val="en-US"/>
        </w:rPr>
      </w:pPr>
    </w:p>
    <w:p w14:paraId="79BDCE7F" w14:textId="77777777" w:rsidR="00952B9C" w:rsidRPr="00085642" w:rsidRDefault="00952B9C">
      <w:pPr>
        <w:spacing w:line="240" w:lineRule="auto"/>
        <w:ind w:firstLine="0"/>
        <w:rPr>
          <w:ins w:id="479" w:author="Liliane" w:date="2021-04-18T22:47:00Z"/>
          <w:rFonts w:cs="Arial"/>
          <w:szCs w:val="24"/>
          <w:lang w:val="en-US"/>
          <w:rPrChange w:id="480" w:author="Liliane" w:date="2021-05-06T08:52:00Z">
            <w:rPr>
              <w:ins w:id="481" w:author="Liliane" w:date="2021-04-18T22:47:00Z"/>
              <w:rFonts w:cs="Arial"/>
              <w:szCs w:val="24"/>
              <w:lang w:val="en-US"/>
            </w:rPr>
          </w:rPrChange>
        </w:rPr>
      </w:pPr>
      <w:r w:rsidRPr="00003140">
        <w:rPr>
          <w:rFonts w:cs="Arial"/>
          <w:szCs w:val="24"/>
          <w:lang w:val="en-US"/>
          <w:rPrChange w:id="482" w:author="Taciara Zborowski Horst" w:date="2021-03-30T14:30:00Z">
            <w:rPr>
              <w:rFonts w:cs="Arial"/>
              <w:szCs w:val="24"/>
            </w:rPr>
          </w:rPrChange>
        </w:rPr>
        <w:t xml:space="preserve">CIOTTA, M. N. et al. </w:t>
      </w:r>
      <w:r w:rsidRPr="009E7FAA">
        <w:rPr>
          <w:rStyle w:val="article-title"/>
          <w:rFonts w:cs="Arial"/>
          <w:bCs/>
          <w:szCs w:val="24"/>
        </w:rPr>
        <w:t>Matéria orgânica e aumento da capacidade de troca de cátions em solo com argila de atividade baixa sob plantio direto</w:t>
      </w:r>
      <w:r w:rsidRPr="009E7FAA">
        <w:rPr>
          <w:rStyle w:val="article-title"/>
          <w:rFonts w:cs="Arial"/>
          <w:szCs w:val="24"/>
        </w:rPr>
        <w:t xml:space="preserve">. </w:t>
      </w:r>
      <w:r w:rsidRPr="00085642">
        <w:rPr>
          <w:rStyle w:val="article-title"/>
          <w:rFonts w:cs="Arial"/>
          <w:b/>
          <w:szCs w:val="24"/>
          <w:lang w:val="en-US"/>
        </w:rPr>
        <w:t>Ciência Rural</w:t>
      </w:r>
      <w:r w:rsidRPr="00085642">
        <w:rPr>
          <w:rFonts w:cs="Arial"/>
          <w:szCs w:val="24"/>
          <w:lang w:val="en-US"/>
        </w:rPr>
        <w:t>, v. 33, n.6, p.1161-1164, 2003.</w:t>
      </w:r>
    </w:p>
    <w:p w14:paraId="261FD2D2" w14:textId="77777777" w:rsidR="00952B9C" w:rsidRPr="00085642" w:rsidRDefault="00952B9C">
      <w:pPr>
        <w:spacing w:line="240" w:lineRule="auto"/>
        <w:ind w:firstLine="0"/>
        <w:rPr>
          <w:rFonts w:cs="Arial"/>
          <w:szCs w:val="24"/>
          <w:lang w:val="en-US"/>
          <w:rPrChange w:id="483" w:author="Liliane" w:date="2021-05-06T08:52:00Z">
            <w:rPr>
              <w:rFonts w:cs="Arial"/>
              <w:szCs w:val="24"/>
              <w:lang w:val="en-US"/>
            </w:rPr>
          </w:rPrChange>
        </w:rPr>
      </w:pPr>
    </w:p>
    <w:p w14:paraId="01A7D966" w14:textId="77777777" w:rsidR="00952B9C" w:rsidRPr="00395144" w:rsidRDefault="00952B9C">
      <w:pPr>
        <w:shd w:val="clear" w:color="auto" w:fill="FFFFFF"/>
        <w:spacing w:line="240" w:lineRule="auto"/>
        <w:ind w:firstLine="0"/>
        <w:rPr>
          <w:rFonts w:eastAsia="Calibri" w:cs="Arial"/>
          <w:szCs w:val="24"/>
          <w:lang w:val="en-US"/>
        </w:rPr>
      </w:pPr>
      <w:r w:rsidRPr="00085642">
        <w:rPr>
          <w:rFonts w:eastAsia="Calibri" w:cs="Arial"/>
          <w:szCs w:val="24"/>
          <w:lang w:val="en-US"/>
          <w:rPrChange w:id="484" w:author="Liliane" w:date="2021-05-06T08:52:00Z">
            <w:rPr>
              <w:rFonts w:eastAsia="Calibri" w:cs="Arial"/>
              <w:szCs w:val="24"/>
              <w:lang w:val="en-US"/>
            </w:rPr>
          </w:rPrChange>
        </w:rPr>
        <w:t xml:space="preserve">CLAIROTTE, M. et al. </w:t>
      </w:r>
      <w:r w:rsidRPr="00792695">
        <w:rPr>
          <w:rFonts w:eastAsia="Calibri" w:cs="Arial"/>
          <w:szCs w:val="24"/>
          <w:lang w:val="en-US"/>
        </w:rPr>
        <w:t xml:space="preserve">National calibration of soil organic carbon concentration using diffuse infrared reflectance spectroscopy. </w:t>
      </w:r>
      <w:r w:rsidRPr="00792695">
        <w:rPr>
          <w:rFonts w:eastAsia="Calibri" w:cs="Arial"/>
          <w:b/>
          <w:szCs w:val="24"/>
          <w:lang w:val="en-US"/>
        </w:rPr>
        <w:t>Geoderma</w:t>
      </w:r>
      <w:r w:rsidRPr="00792695">
        <w:rPr>
          <w:rFonts w:eastAsia="Calibri" w:cs="Arial"/>
          <w:szCs w:val="24"/>
          <w:lang w:val="en-US"/>
        </w:rPr>
        <w:t>, v.276, p.41 –52, 2016</w:t>
      </w:r>
      <w:r w:rsidRPr="00395144">
        <w:rPr>
          <w:rFonts w:eastAsia="Calibri" w:cs="Arial"/>
          <w:szCs w:val="24"/>
          <w:lang w:val="en-US"/>
        </w:rPr>
        <w:t>.</w:t>
      </w:r>
    </w:p>
    <w:p w14:paraId="1F4BC9E4" w14:textId="77777777" w:rsidR="00952B9C" w:rsidRPr="00311E1A" w:rsidRDefault="00952B9C">
      <w:pPr>
        <w:pStyle w:val="highwire-cite-authors"/>
        <w:jc w:val="both"/>
        <w:rPr>
          <w:rFonts w:ascii="Arial" w:hAnsi="Arial" w:cs="Arial"/>
          <w:lang w:val="en-US"/>
        </w:rPr>
      </w:pPr>
      <w:r w:rsidRPr="00794F31">
        <w:rPr>
          <w:rFonts w:ascii="Arial" w:hAnsi="Arial" w:cs="Arial"/>
          <w:lang w:val="en-US"/>
        </w:rPr>
        <w:t xml:space="preserve">CLARK, R. N. Spectroscopy of Rocks and Minerals, and Principles of Spectroscopy. </w:t>
      </w:r>
      <w:r w:rsidRPr="00582333">
        <w:rPr>
          <w:rFonts w:ascii="Arial" w:hAnsi="Arial" w:cs="Arial"/>
          <w:b/>
          <w:lang w:val="en-US"/>
          <w:rPrChange w:id="485" w:author="Liliane" w:date="2021-04-22T19:50:00Z">
            <w:rPr>
              <w:rFonts w:ascii="Arial" w:hAnsi="Arial" w:cs="Arial"/>
              <w:lang w:val="en-US"/>
            </w:rPr>
          </w:rPrChange>
        </w:rPr>
        <w:t>Remote Sensing for the Earth Science: Manual of Remote Sensing</w:t>
      </w:r>
      <w:r w:rsidRPr="00794F31">
        <w:rPr>
          <w:rFonts w:ascii="Arial" w:hAnsi="Arial" w:cs="Arial"/>
          <w:lang w:val="en-US"/>
        </w:rPr>
        <w:t xml:space="preserve">, Wiley, v. 3, n. 3, p. 3 – 52, 1999. </w:t>
      </w:r>
    </w:p>
    <w:p w14:paraId="398CED45" w14:textId="77777777" w:rsidR="00952B9C" w:rsidRDefault="00952B9C">
      <w:pPr>
        <w:spacing w:line="240" w:lineRule="auto"/>
        <w:ind w:firstLine="0"/>
        <w:rPr>
          <w:ins w:id="486" w:author="Liliane" w:date="2021-04-18T22:47:00Z"/>
          <w:rFonts w:cs="Arial"/>
          <w:color w:val="000000"/>
          <w:szCs w:val="24"/>
          <w:lang w:val="en-US"/>
        </w:rPr>
      </w:pPr>
      <w:r w:rsidRPr="009E7FAA">
        <w:rPr>
          <w:rFonts w:cs="Arial"/>
          <w:color w:val="000000"/>
          <w:szCs w:val="24"/>
          <w:lang w:val="en-US"/>
        </w:rPr>
        <w:t xml:space="preserve">CLARK, R.N. et al. </w:t>
      </w:r>
      <w:r w:rsidRPr="002A6E06">
        <w:rPr>
          <w:rFonts w:cs="Arial"/>
          <w:color w:val="000000"/>
          <w:szCs w:val="24"/>
          <w:lang w:val="en-US"/>
        </w:rPr>
        <w:t>High spectral resolution re</w:t>
      </w:r>
      <w:r w:rsidRPr="002A6E06">
        <w:rPr>
          <w:rFonts w:cs="Arial"/>
          <w:color w:val="000000"/>
          <w:szCs w:val="24"/>
        </w:rPr>
        <w:t>ﬂ</w:t>
      </w:r>
      <w:proofErr w:type="spellStart"/>
      <w:r w:rsidRPr="002A6E06">
        <w:rPr>
          <w:rFonts w:cs="Arial"/>
          <w:color w:val="000000"/>
          <w:szCs w:val="24"/>
          <w:lang w:val="en-US"/>
        </w:rPr>
        <w:t>ectance</w:t>
      </w:r>
      <w:proofErr w:type="spellEnd"/>
      <w:r w:rsidRPr="002A6E06">
        <w:rPr>
          <w:rFonts w:cs="Arial"/>
          <w:color w:val="000000"/>
          <w:szCs w:val="24"/>
          <w:lang w:val="en-US"/>
        </w:rPr>
        <w:t xml:space="preserve"> spectroscopy of minerals. </w:t>
      </w:r>
      <w:r w:rsidRPr="002A6E06">
        <w:rPr>
          <w:rFonts w:cs="Arial"/>
          <w:b/>
          <w:color w:val="000000"/>
          <w:szCs w:val="24"/>
          <w:lang w:val="en-US"/>
        </w:rPr>
        <w:t>Journal of Geophysical Research</w:t>
      </w:r>
      <w:r w:rsidRPr="002A6E06">
        <w:rPr>
          <w:rFonts w:cs="Arial"/>
          <w:color w:val="000000"/>
          <w:szCs w:val="24"/>
          <w:lang w:val="en-US"/>
        </w:rPr>
        <w:t>, v.95, p.12653–12680, 1990.</w:t>
      </w:r>
    </w:p>
    <w:p w14:paraId="2DE77FA8" w14:textId="77777777" w:rsidR="00952B9C" w:rsidRDefault="00952B9C">
      <w:pPr>
        <w:spacing w:line="240" w:lineRule="auto"/>
        <w:ind w:firstLine="0"/>
        <w:rPr>
          <w:rFonts w:cs="Arial"/>
          <w:color w:val="000000"/>
          <w:szCs w:val="24"/>
          <w:lang w:val="en-US"/>
        </w:rPr>
      </w:pPr>
    </w:p>
    <w:p w14:paraId="6E77534E" w14:textId="77777777" w:rsidR="00952B9C" w:rsidRDefault="00952B9C">
      <w:pPr>
        <w:pStyle w:val="Ttulo1"/>
        <w:spacing w:line="240" w:lineRule="auto"/>
        <w:rPr>
          <w:ins w:id="487" w:author="Liliane" w:date="2021-04-18T22:47:00Z"/>
          <w:rFonts w:cs="Arial"/>
          <w:b w:val="0"/>
          <w:szCs w:val="24"/>
        </w:rPr>
        <w:pPrChange w:id="488" w:author="Liliane" w:date="2021-04-18T22:46:00Z">
          <w:pPr>
            <w:pStyle w:val="Ttulo1"/>
          </w:pPr>
        </w:pPrChange>
      </w:pPr>
      <w:r>
        <w:rPr>
          <w:rFonts w:cs="Arial"/>
          <w:b w:val="0"/>
          <w:szCs w:val="24"/>
        </w:rPr>
        <w:t xml:space="preserve">COBLINSKY, J. A. et al. </w:t>
      </w:r>
      <w:r w:rsidRPr="00FB2DF8">
        <w:rPr>
          <w:rFonts w:cs="Arial"/>
          <w:b w:val="0"/>
          <w:szCs w:val="24"/>
        </w:rPr>
        <w:t>Prediction of soil texture classes through different wavelength regions of reflectance spectroscopy at various soil depths</w:t>
      </w:r>
      <w:r>
        <w:rPr>
          <w:rFonts w:cs="Arial"/>
          <w:b w:val="0"/>
          <w:szCs w:val="24"/>
        </w:rPr>
        <w:t xml:space="preserve">. </w:t>
      </w:r>
      <w:r w:rsidRPr="00FB2DF8">
        <w:rPr>
          <w:rFonts w:cs="Arial"/>
          <w:szCs w:val="24"/>
        </w:rPr>
        <w:t>Catena</w:t>
      </w:r>
      <w:r>
        <w:rPr>
          <w:rFonts w:cs="Arial"/>
          <w:b w:val="0"/>
          <w:szCs w:val="24"/>
        </w:rPr>
        <w:t>, v. 189, p. 104485, 2020.</w:t>
      </w:r>
    </w:p>
    <w:p w14:paraId="251920CE" w14:textId="77777777" w:rsidR="00952B9C" w:rsidRPr="00085642" w:rsidRDefault="00952B9C">
      <w:pPr>
        <w:spacing w:line="240" w:lineRule="auto"/>
        <w:rPr>
          <w:b/>
          <w:lang w:val="en-US"/>
          <w:rPrChange w:id="489" w:author="Liliane" w:date="2021-05-06T08:52:00Z">
            <w:rPr>
              <w:rFonts w:cs="Arial"/>
              <w:b w:val="0"/>
              <w:szCs w:val="24"/>
            </w:rPr>
          </w:rPrChange>
        </w:rPr>
        <w:pPrChange w:id="490" w:author="Liliane" w:date="2021-04-18T22:47:00Z">
          <w:pPr>
            <w:pStyle w:val="Ttulo1"/>
          </w:pPr>
        </w:pPrChange>
      </w:pPr>
    </w:p>
    <w:p w14:paraId="72C3DAC2" w14:textId="77777777" w:rsidR="00952B9C" w:rsidRDefault="00952B9C" w:rsidP="00952B9C">
      <w:pPr>
        <w:spacing w:line="240" w:lineRule="auto"/>
        <w:ind w:firstLine="0"/>
        <w:rPr>
          <w:ins w:id="491" w:author="Liliane" w:date="2021-04-18T22:47:00Z"/>
          <w:rFonts w:cs="Arial"/>
          <w:szCs w:val="24"/>
          <w:lang w:val="en-US"/>
        </w:rPr>
      </w:pPr>
      <w:r w:rsidRPr="002C4A3F">
        <w:rPr>
          <w:rFonts w:cs="Arial"/>
          <w:color w:val="000000" w:themeColor="text1"/>
          <w:szCs w:val="24"/>
          <w:lang w:val="en-US"/>
        </w:rPr>
        <w:lastRenderedPageBreak/>
        <w:t>CORTES</w:t>
      </w:r>
      <w:r w:rsidRPr="002C4A3F">
        <w:rPr>
          <w:rFonts w:cs="Arial"/>
          <w:szCs w:val="24"/>
          <w:lang w:val="en-US"/>
        </w:rPr>
        <w:t xml:space="preserve">, C., VAPNIK, V. Support-vector networks. </w:t>
      </w:r>
      <w:r w:rsidRPr="00582333">
        <w:rPr>
          <w:rFonts w:cs="Arial"/>
          <w:b/>
          <w:iCs/>
          <w:szCs w:val="24"/>
          <w:lang w:val="en-US"/>
          <w:rPrChange w:id="492" w:author="Liliane" w:date="2021-04-22T19:50:00Z">
            <w:rPr>
              <w:rFonts w:cs="Arial"/>
              <w:b/>
              <w:i/>
              <w:iCs/>
              <w:szCs w:val="24"/>
              <w:lang w:val="en-US"/>
            </w:rPr>
          </w:rPrChange>
        </w:rPr>
        <w:t>Mach Learn</w:t>
      </w:r>
      <w:r w:rsidRPr="002C4A3F">
        <w:rPr>
          <w:rFonts w:cs="Arial"/>
          <w:szCs w:val="24"/>
          <w:lang w:val="en-US"/>
        </w:rPr>
        <w:t>, v.</w:t>
      </w:r>
      <w:r w:rsidRPr="002C4A3F">
        <w:rPr>
          <w:rFonts w:cs="Arial"/>
          <w:bCs/>
          <w:szCs w:val="24"/>
          <w:lang w:val="en-US"/>
        </w:rPr>
        <w:t>20</w:t>
      </w:r>
      <w:r w:rsidRPr="002C4A3F">
        <w:rPr>
          <w:rFonts w:cs="Arial"/>
          <w:b/>
          <w:bCs/>
          <w:szCs w:val="24"/>
          <w:lang w:val="en-US"/>
        </w:rPr>
        <w:t xml:space="preserve">, </w:t>
      </w:r>
      <w:r w:rsidRPr="002C4A3F">
        <w:rPr>
          <w:rFonts w:cs="Arial"/>
          <w:bCs/>
          <w:szCs w:val="24"/>
          <w:lang w:val="en-US"/>
        </w:rPr>
        <w:t xml:space="preserve">p. </w:t>
      </w:r>
      <w:r w:rsidRPr="002C4A3F">
        <w:rPr>
          <w:rFonts w:cs="Arial"/>
          <w:szCs w:val="24"/>
          <w:lang w:val="en-US"/>
        </w:rPr>
        <w:t>273–297 1995.</w:t>
      </w:r>
    </w:p>
    <w:p w14:paraId="201C5C6C" w14:textId="77777777" w:rsidR="00952B9C" w:rsidRDefault="00952B9C" w:rsidP="00952B9C">
      <w:pPr>
        <w:spacing w:line="240" w:lineRule="auto"/>
        <w:ind w:firstLine="0"/>
        <w:rPr>
          <w:rFonts w:cs="Arial"/>
          <w:szCs w:val="24"/>
          <w:lang w:val="en-US"/>
        </w:rPr>
      </w:pPr>
    </w:p>
    <w:p w14:paraId="5EAC3564" w14:textId="77777777" w:rsidR="00952B9C" w:rsidRDefault="00952B9C" w:rsidP="00952B9C">
      <w:pPr>
        <w:spacing w:line="240" w:lineRule="auto"/>
        <w:ind w:firstLine="0"/>
        <w:rPr>
          <w:ins w:id="493" w:author="Liliane" w:date="2021-04-18T22:48:00Z"/>
          <w:rFonts w:cs="Arial"/>
          <w:sz w:val="25"/>
          <w:szCs w:val="25"/>
          <w:lang w:val="en-US"/>
        </w:rPr>
      </w:pPr>
      <w:r>
        <w:rPr>
          <w:rFonts w:cs="Arial"/>
          <w:sz w:val="25"/>
          <w:szCs w:val="25"/>
          <w:lang w:val="en-US"/>
        </w:rPr>
        <w:t>COSTA, M.</w:t>
      </w:r>
      <w:proofErr w:type="gramStart"/>
      <w:r>
        <w:rPr>
          <w:rFonts w:cs="Arial"/>
          <w:sz w:val="25"/>
          <w:szCs w:val="25"/>
          <w:lang w:val="en-US"/>
        </w:rPr>
        <w:t>;</w:t>
      </w:r>
      <w:proofErr w:type="gramEnd"/>
      <w:r>
        <w:rPr>
          <w:rFonts w:cs="Arial"/>
          <w:sz w:val="25"/>
          <w:szCs w:val="25"/>
          <w:lang w:val="en-US"/>
        </w:rPr>
        <w:t xml:space="preserve"> </w:t>
      </w:r>
      <w:r w:rsidRPr="001615AF">
        <w:rPr>
          <w:rFonts w:cs="Arial"/>
          <w:sz w:val="25"/>
          <w:szCs w:val="25"/>
          <w:lang w:val="en-US"/>
        </w:rPr>
        <w:t>KLEIN</w:t>
      </w:r>
      <w:r>
        <w:rPr>
          <w:rFonts w:cs="Arial"/>
          <w:sz w:val="25"/>
          <w:szCs w:val="25"/>
          <w:lang w:val="en-US"/>
        </w:rPr>
        <w:t xml:space="preserve">, C.B. </w:t>
      </w:r>
      <w:r w:rsidRPr="001615AF">
        <w:rPr>
          <w:rFonts w:cs="Arial"/>
          <w:sz w:val="25"/>
          <w:szCs w:val="25"/>
          <w:lang w:val="en-US"/>
        </w:rPr>
        <w:t>Toxicity and carcinogenicity of chromium compounds</w:t>
      </w:r>
      <w:r>
        <w:rPr>
          <w:rFonts w:cs="Arial"/>
          <w:sz w:val="25"/>
          <w:szCs w:val="25"/>
          <w:lang w:val="en-US"/>
        </w:rPr>
        <w:t xml:space="preserve"> </w:t>
      </w:r>
      <w:r w:rsidRPr="001615AF">
        <w:rPr>
          <w:rFonts w:cs="Arial"/>
          <w:sz w:val="25"/>
          <w:szCs w:val="25"/>
          <w:lang w:val="en-US"/>
        </w:rPr>
        <w:t xml:space="preserve">in humans. </w:t>
      </w:r>
      <w:r w:rsidRPr="004838EC">
        <w:rPr>
          <w:rFonts w:cs="Arial"/>
          <w:b/>
          <w:sz w:val="25"/>
          <w:szCs w:val="25"/>
          <w:lang w:val="en-US"/>
        </w:rPr>
        <w:t>Critical Reviews in Toxicology</w:t>
      </w:r>
      <w:r>
        <w:rPr>
          <w:rFonts w:cs="Arial"/>
          <w:sz w:val="25"/>
          <w:szCs w:val="25"/>
          <w:lang w:val="en-US"/>
        </w:rPr>
        <w:t>, v. 36, n. 2, p. 155-163, 2006.</w:t>
      </w:r>
    </w:p>
    <w:p w14:paraId="0CA3DCC7" w14:textId="77777777" w:rsidR="00952B9C" w:rsidRDefault="00952B9C" w:rsidP="00952B9C">
      <w:pPr>
        <w:spacing w:line="240" w:lineRule="auto"/>
        <w:ind w:firstLine="0"/>
        <w:rPr>
          <w:rFonts w:cs="Arial"/>
          <w:sz w:val="25"/>
          <w:szCs w:val="25"/>
          <w:lang w:val="en-US"/>
        </w:rPr>
      </w:pPr>
    </w:p>
    <w:p w14:paraId="7B126B1B" w14:textId="78170E05" w:rsidR="00952B9C" w:rsidRPr="00952B9C" w:rsidRDefault="00952B9C" w:rsidP="00952B9C">
      <w:pPr>
        <w:pStyle w:val="Ttulo1"/>
        <w:spacing w:line="240" w:lineRule="auto"/>
        <w:rPr>
          <w:rFonts w:cs="Arial"/>
          <w:b w:val="0"/>
          <w:color w:val="000000" w:themeColor="text1"/>
          <w:szCs w:val="24"/>
          <w:lang w:val="pt-BR"/>
        </w:rPr>
      </w:pPr>
      <w:r>
        <w:rPr>
          <w:rFonts w:cs="Arial"/>
          <w:b w:val="0"/>
          <w:color w:val="000000" w:themeColor="text1"/>
          <w:szCs w:val="24"/>
        </w:rPr>
        <w:t>CURCIO, D. et al.</w:t>
      </w:r>
      <w:r w:rsidRPr="006718C0">
        <w:rPr>
          <w:rFonts w:cs="Arial"/>
          <w:b w:val="0"/>
          <w:color w:val="000000" w:themeColor="text1"/>
          <w:szCs w:val="24"/>
        </w:rPr>
        <w:t xml:space="preserve"> </w:t>
      </w:r>
      <w:r w:rsidRPr="00CA7220">
        <w:rPr>
          <w:rFonts w:cs="Arial"/>
          <w:b w:val="0"/>
          <w:color w:val="000000" w:themeColor="text1"/>
          <w:szCs w:val="24"/>
        </w:rPr>
        <w:t>Prediction of soil texture distributions using VNIR-SWIR reflectance spectroscopy</w:t>
      </w:r>
      <w:r w:rsidRPr="006718C0">
        <w:rPr>
          <w:rFonts w:cs="Arial"/>
          <w:color w:val="000000" w:themeColor="text1"/>
          <w:szCs w:val="24"/>
        </w:rPr>
        <w:t xml:space="preserve">. </w:t>
      </w:r>
      <w:r w:rsidRPr="002C4A3F">
        <w:rPr>
          <w:rFonts w:cs="Arial"/>
          <w:color w:val="000000" w:themeColor="text1"/>
          <w:szCs w:val="24"/>
          <w:lang w:val="pt-BR"/>
        </w:rPr>
        <w:t xml:space="preserve">Procedia Environmental </w:t>
      </w:r>
      <w:proofErr w:type="spellStart"/>
      <w:r w:rsidRPr="002C4A3F">
        <w:rPr>
          <w:rFonts w:cs="Arial"/>
          <w:color w:val="000000" w:themeColor="text1"/>
          <w:szCs w:val="24"/>
          <w:lang w:val="pt-BR"/>
        </w:rPr>
        <w:t>Sciences</w:t>
      </w:r>
      <w:proofErr w:type="spellEnd"/>
      <w:r w:rsidRPr="002C4A3F">
        <w:rPr>
          <w:rFonts w:cs="Arial"/>
          <w:b w:val="0"/>
          <w:color w:val="000000" w:themeColor="text1"/>
          <w:szCs w:val="24"/>
          <w:lang w:val="pt-BR"/>
        </w:rPr>
        <w:t>, v. 19, p. 494-503, 2013.</w:t>
      </w:r>
    </w:p>
    <w:p w14:paraId="1D836DAB" w14:textId="77777777" w:rsidR="00952B9C" w:rsidRPr="00794F31" w:rsidRDefault="00952B9C" w:rsidP="002746BA">
      <w:pPr>
        <w:pStyle w:val="highwire-cite-authors"/>
        <w:jc w:val="both"/>
        <w:rPr>
          <w:rFonts w:ascii="Arial" w:hAnsi="Arial" w:cs="Arial"/>
        </w:rPr>
      </w:pPr>
      <w:r w:rsidRPr="00794F31">
        <w:rPr>
          <w:rFonts w:ascii="Arial" w:hAnsi="Arial" w:cs="Arial"/>
        </w:rPr>
        <w:t xml:space="preserve">DALMOLIN, R. </w:t>
      </w:r>
      <w:r>
        <w:rPr>
          <w:rFonts w:ascii="Arial" w:hAnsi="Arial" w:cs="Arial"/>
        </w:rPr>
        <w:t>S. D.</w:t>
      </w:r>
      <w:r w:rsidRPr="00794F31">
        <w:rPr>
          <w:rFonts w:ascii="Arial" w:hAnsi="Arial" w:cs="Arial"/>
        </w:rPr>
        <w:t>; TEN</w:t>
      </w:r>
      <w:r>
        <w:rPr>
          <w:rFonts w:ascii="Arial" w:hAnsi="Arial" w:cs="Arial"/>
        </w:rPr>
        <w:t xml:space="preserve"> CATEN, A.</w:t>
      </w:r>
      <w:r w:rsidRPr="00794F31">
        <w:rPr>
          <w:rFonts w:ascii="Arial" w:hAnsi="Arial" w:cs="Arial"/>
        </w:rPr>
        <w:t xml:space="preserve">; DOTTO, A. C. Pedometria: uma breve contextualização nacional e mundial. </w:t>
      </w:r>
      <w:r w:rsidRPr="00794F31">
        <w:rPr>
          <w:rFonts w:ascii="Arial" w:hAnsi="Arial" w:cs="Arial"/>
          <w:b/>
        </w:rPr>
        <w:t xml:space="preserve">A Pedometria na Ciência do Solo. </w:t>
      </w:r>
      <w:r w:rsidRPr="00794F31">
        <w:rPr>
          <w:rFonts w:ascii="Arial" w:hAnsi="Arial" w:cs="Arial"/>
        </w:rPr>
        <w:t>Sociedade Brasileira de Ciência do Solo, Viçosa, v. 43, n. 3, p. 18 –</w:t>
      </w:r>
      <w:r>
        <w:rPr>
          <w:rFonts w:ascii="Arial" w:hAnsi="Arial" w:cs="Arial"/>
        </w:rPr>
        <w:t xml:space="preserve"> 21, </w:t>
      </w:r>
      <w:r w:rsidRPr="00794F31">
        <w:rPr>
          <w:rFonts w:ascii="Arial" w:hAnsi="Arial" w:cs="Arial"/>
        </w:rPr>
        <w:t>2017.</w:t>
      </w:r>
    </w:p>
    <w:p w14:paraId="56130386" w14:textId="77777777" w:rsidR="00952B9C" w:rsidRDefault="00952B9C" w:rsidP="00C335D8">
      <w:pPr>
        <w:spacing w:line="240" w:lineRule="auto"/>
        <w:ind w:firstLine="0"/>
        <w:rPr>
          <w:ins w:id="494" w:author="Liliane" w:date="2021-04-18T22:48:00Z"/>
          <w:rFonts w:eastAsia="Calibri" w:cs="Arial"/>
          <w:spacing w:val="-4"/>
          <w:szCs w:val="24"/>
        </w:rPr>
      </w:pPr>
      <w:r w:rsidRPr="002A6E06">
        <w:rPr>
          <w:rFonts w:eastAsia="Calibri" w:cs="Arial"/>
          <w:spacing w:val="-4"/>
          <w:szCs w:val="24"/>
          <w:lang w:val="en-US"/>
        </w:rPr>
        <w:t xml:space="preserve">DALMOLIN, R.S.D. et al. </w:t>
      </w:r>
      <w:r w:rsidRPr="002A6E06">
        <w:rPr>
          <w:rFonts w:eastAsia="Calibri" w:cs="Arial"/>
          <w:spacing w:val="-4"/>
          <w:szCs w:val="24"/>
        </w:rPr>
        <w:t xml:space="preserve">Relação entre os constituintes do solo e seu comportamento espectral. </w:t>
      </w:r>
      <w:r w:rsidRPr="002A6E06">
        <w:rPr>
          <w:rFonts w:eastAsia="Calibri" w:cs="Arial"/>
          <w:b/>
          <w:bCs/>
          <w:spacing w:val="-4"/>
          <w:szCs w:val="24"/>
        </w:rPr>
        <w:t>Ciência Rural</w:t>
      </w:r>
      <w:r w:rsidRPr="002A6E06">
        <w:rPr>
          <w:rFonts w:eastAsia="Calibri" w:cs="Arial"/>
          <w:spacing w:val="-4"/>
          <w:szCs w:val="24"/>
        </w:rPr>
        <w:t>, v.35, n.2, p.481-489, 2005.</w:t>
      </w:r>
    </w:p>
    <w:p w14:paraId="2781D93E" w14:textId="77777777" w:rsidR="00952B9C" w:rsidRDefault="00952B9C" w:rsidP="00C335D8">
      <w:pPr>
        <w:spacing w:line="240" w:lineRule="auto"/>
        <w:ind w:firstLine="0"/>
        <w:rPr>
          <w:rFonts w:eastAsia="Calibri" w:cs="Arial"/>
          <w:spacing w:val="-4"/>
          <w:szCs w:val="24"/>
        </w:rPr>
      </w:pPr>
    </w:p>
    <w:p w14:paraId="327B13AE" w14:textId="77777777" w:rsidR="00952B9C" w:rsidRDefault="00952B9C" w:rsidP="00C335D8">
      <w:pPr>
        <w:shd w:val="clear" w:color="auto" w:fill="FFFFFF"/>
        <w:spacing w:line="240" w:lineRule="auto"/>
        <w:ind w:firstLine="0"/>
        <w:rPr>
          <w:ins w:id="495" w:author="Liliane" w:date="2021-04-18T22:48:00Z"/>
          <w:rFonts w:eastAsia="Calibri" w:cs="Arial"/>
          <w:spacing w:val="-4"/>
          <w:szCs w:val="24"/>
        </w:rPr>
      </w:pPr>
      <w:r w:rsidRPr="00C335D8">
        <w:rPr>
          <w:rFonts w:eastAsia="Calibri" w:cs="Arial"/>
          <w:spacing w:val="-4"/>
          <w:szCs w:val="24"/>
          <w:rPrChange w:id="496" w:author="Liliane" w:date="2021-04-18T22:57:00Z">
            <w:rPr>
              <w:rFonts w:eastAsia="Calibri" w:cs="Arial"/>
              <w:spacing w:val="-4"/>
              <w:szCs w:val="24"/>
              <w:lang w:val="en-US"/>
            </w:rPr>
          </w:rPrChange>
        </w:rPr>
        <w:t xml:space="preserve">DALMOLIN, R.S.D. et al. </w:t>
      </w:r>
      <w:r w:rsidRPr="00792695">
        <w:rPr>
          <w:rFonts w:eastAsia="Calibri" w:cs="Arial"/>
          <w:spacing w:val="-4"/>
          <w:szCs w:val="24"/>
        </w:rPr>
        <w:t xml:space="preserve">Solos do Planalto das Araucárias. </w:t>
      </w:r>
      <w:r w:rsidRPr="00792695">
        <w:rPr>
          <w:rFonts w:eastAsia="Calibri" w:cs="Arial"/>
          <w:spacing w:val="-4"/>
          <w:szCs w:val="24"/>
          <w:lang w:val="en-US"/>
        </w:rPr>
        <w:t xml:space="preserve">In: CURI, N. et al. </w:t>
      </w:r>
      <w:r w:rsidRPr="00792695">
        <w:rPr>
          <w:rFonts w:eastAsia="Calibri" w:cs="Arial"/>
          <w:b/>
          <w:spacing w:val="-4"/>
          <w:szCs w:val="24"/>
        </w:rPr>
        <w:t>Pedologia</w:t>
      </w:r>
      <w:r w:rsidRPr="00792695">
        <w:rPr>
          <w:rFonts w:eastAsia="Calibri" w:cs="Arial"/>
          <w:spacing w:val="-4"/>
          <w:szCs w:val="24"/>
        </w:rPr>
        <w:t>: Solos dos Biomas Brasileiros.1.ed. Viçosa, MG: Sociedade Brasileira de Ciência do Solo, 2017. cap.8, p.353-406.</w:t>
      </w:r>
    </w:p>
    <w:p w14:paraId="3B77EA14" w14:textId="77777777" w:rsidR="00952B9C" w:rsidRDefault="00952B9C" w:rsidP="00C335D8">
      <w:pPr>
        <w:shd w:val="clear" w:color="auto" w:fill="FFFFFF"/>
        <w:spacing w:line="240" w:lineRule="auto"/>
        <w:ind w:firstLine="0"/>
        <w:rPr>
          <w:rFonts w:eastAsia="Calibri" w:cs="Arial"/>
          <w:spacing w:val="-4"/>
          <w:szCs w:val="24"/>
        </w:rPr>
      </w:pPr>
    </w:p>
    <w:p w14:paraId="36AED88C" w14:textId="77777777" w:rsidR="00952B9C" w:rsidRDefault="00952B9C" w:rsidP="00D03F27">
      <w:pPr>
        <w:spacing w:line="240" w:lineRule="auto"/>
        <w:ind w:firstLine="0"/>
        <w:rPr>
          <w:ins w:id="497" w:author="Liliane" w:date="2021-04-18T22:48:00Z"/>
          <w:rFonts w:cs="Arial"/>
          <w:lang w:val="en-US"/>
        </w:rPr>
      </w:pPr>
      <w:r w:rsidRPr="00E2476A">
        <w:rPr>
          <w:rFonts w:cs="Arial"/>
          <w:lang w:val="en-US"/>
        </w:rPr>
        <w:t>DAVANI. M. et al. Simultaneous prediction</w:t>
      </w:r>
      <w:r>
        <w:rPr>
          <w:rFonts w:cs="Arial"/>
          <w:lang w:val="en-US"/>
        </w:rPr>
        <w:t xml:space="preserve"> </w:t>
      </w:r>
      <w:r w:rsidRPr="00E2476A">
        <w:rPr>
          <w:rFonts w:cs="Arial"/>
          <w:lang w:val="en-US"/>
        </w:rPr>
        <w:t>of</w:t>
      </w:r>
      <w:r>
        <w:rPr>
          <w:rFonts w:cs="Arial"/>
          <w:lang w:val="en-US"/>
        </w:rPr>
        <w:t xml:space="preserve"> </w:t>
      </w:r>
      <w:r w:rsidRPr="00E2476A">
        <w:rPr>
          <w:rFonts w:cs="Arial"/>
          <w:lang w:val="en-US"/>
        </w:rPr>
        <w:t>several</w:t>
      </w:r>
      <w:r>
        <w:rPr>
          <w:rFonts w:cs="Arial"/>
          <w:lang w:val="en-US"/>
        </w:rPr>
        <w:t xml:space="preserve"> </w:t>
      </w:r>
      <w:r w:rsidRPr="00E2476A">
        <w:rPr>
          <w:rFonts w:cs="Arial"/>
          <w:lang w:val="en-US"/>
        </w:rPr>
        <w:t>soil</w:t>
      </w:r>
      <w:r>
        <w:rPr>
          <w:rFonts w:cs="Arial"/>
          <w:lang w:val="en-US"/>
        </w:rPr>
        <w:t xml:space="preserve"> </w:t>
      </w:r>
      <w:r w:rsidRPr="00E2476A">
        <w:rPr>
          <w:rFonts w:cs="Arial"/>
          <w:lang w:val="en-US"/>
        </w:rPr>
        <w:t>properties</w:t>
      </w:r>
      <w:r>
        <w:rPr>
          <w:rFonts w:cs="Arial"/>
          <w:lang w:val="en-US"/>
        </w:rPr>
        <w:t xml:space="preserve"> </w:t>
      </w:r>
      <w:r w:rsidRPr="00E2476A">
        <w:rPr>
          <w:rFonts w:cs="Arial"/>
          <w:lang w:val="en-US"/>
        </w:rPr>
        <w:t>related</w:t>
      </w:r>
      <w:r>
        <w:rPr>
          <w:rFonts w:cs="Arial"/>
          <w:lang w:val="en-US"/>
        </w:rPr>
        <w:t xml:space="preserve"> </w:t>
      </w:r>
      <w:r w:rsidRPr="00E2476A">
        <w:rPr>
          <w:rFonts w:cs="Arial"/>
          <w:lang w:val="en-US"/>
        </w:rPr>
        <w:t>to</w:t>
      </w:r>
      <w:r>
        <w:rPr>
          <w:rFonts w:cs="Arial"/>
          <w:lang w:val="en-US"/>
        </w:rPr>
        <w:t xml:space="preserve"> </w:t>
      </w:r>
      <w:r w:rsidRPr="00E2476A">
        <w:rPr>
          <w:rFonts w:cs="Arial"/>
          <w:lang w:val="en-US"/>
        </w:rPr>
        <w:t>engineering</w:t>
      </w:r>
      <w:r>
        <w:rPr>
          <w:rFonts w:cs="Arial"/>
          <w:lang w:val="en-US"/>
        </w:rPr>
        <w:t xml:space="preserve"> </w:t>
      </w:r>
      <w:r w:rsidRPr="00E2476A">
        <w:rPr>
          <w:rFonts w:cs="Arial"/>
          <w:lang w:val="en-US"/>
        </w:rPr>
        <w:t>uses</w:t>
      </w:r>
      <w:r>
        <w:rPr>
          <w:rFonts w:cs="Arial"/>
          <w:lang w:val="en-US"/>
        </w:rPr>
        <w:t xml:space="preserve"> </w:t>
      </w:r>
      <w:r w:rsidRPr="00E2476A">
        <w:rPr>
          <w:rFonts w:cs="Arial"/>
          <w:lang w:val="en-US"/>
        </w:rPr>
        <w:t>based</w:t>
      </w:r>
      <w:r>
        <w:rPr>
          <w:rFonts w:cs="Arial"/>
          <w:lang w:val="en-US"/>
        </w:rPr>
        <w:t xml:space="preserve"> </w:t>
      </w:r>
      <w:r w:rsidRPr="00E2476A">
        <w:rPr>
          <w:rFonts w:cs="Arial"/>
          <w:lang w:val="en-US"/>
        </w:rPr>
        <w:t>on</w:t>
      </w:r>
      <w:r>
        <w:rPr>
          <w:rFonts w:cs="Arial"/>
          <w:lang w:val="en-US"/>
        </w:rPr>
        <w:t xml:space="preserve"> </w:t>
      </w:r>
      <w:r w:rsidRPr="00E2476A">
        <w:rPr>
          <w:rFonts w:cs="Arial"/>
          <w:lang w:val="en-US"/>
        </w:rPr>
        <w:t>laboratory</w:t>
      </w:r>
      <w:r>
        <w:rPr>
          <w:rFonts w:cs="Arial"/>
          <w:lang w:val="en-US"/>
        </w:rPr>
        <w:t xml:space="preserve"> </w:t>
      </w:r>
      <w:r w:rsidRPr="00E2476A">
        <w:rPr>
          <w:rFonts w:cs="Arial"/>
          <w:lang w:val="en-US"/>
        </w:rPr>
        <w:t>Vis-NIR</w:t>
      </w:r>
      <w:r>
        <w:rPr>
          <w:rFonts w:cs="Arial"/>
          <w:lang w:val="en-US"/>
        </w:rPr>
        <w:t xml:space="preserve"> </w:t>
      </w:r>
      <w:r w:rsidRPr="00E2476A">
        <w:rPr>
          <w:rFonts w:cs="Arial"/>
          <w:lang w:val="en-US"/>
        </w:rPr>
        <w:t>reflectance</w:t>
      </w:r>
      <w:r>
        <w:rPr>
          <w:rFonts w:cs="Arial"/>
          <w:lang w:val="en-US"/>
        </w:rPr>
        <w:t xml:space="preserve"> </w:t>
      </w:r>
      <w:r w:rsidRPr="00E2476A">
        <w:rPr>
          <w:rFonts w:cs="Arial"/>
          <w:lang w:val="en-US"/>
        </w:rPr>
        <w:t>spectroscopy</w:t>
      </w:r>
      <w:r>
        <w:rPr>
          <w:rFonts w:cs="Arial"/>
          <w:lang w:val="en-US"/>
        </w:rPr>
        <w:t xml:space="preserve">. </w:t>
      </w:r>
      <w:r w:rsidRPr="00E2476A">
        <w:rPr>
          <w:rFonts w:cs="Arial"/>
          <w:b/>
          <w:lang w:val="en-US"/>
        </w:rPr>
        <w:t>Catena</w:t>
      </w:r>
      <w:r>
        <w:rPr>
          <w:rFonts w:cs="Arial"/>
          <w:lang w:val="en-US"/>
        </w:rPr>
        <w:t>, v. 197, p. 104987, 2021.</w:t>
      </w:r>
    </w:p>
    <w:p w14:paraId="025BD0D8" w14:textId="77777777" w:rsidR="00952B9C" w:rsidRDefault="00952B9C" w:rsidP="00D03F27">
      <w:pPr>
        <w:spacing w:line="240" w:lineRule="auto"/>
        <w:ind w:firstLine="0"/>
        <w:rPr>
          <w:rFonts w:cs="Arial"/>
          <w:lang w:val="en-US"/>
        </w:rPr>
      </w:pPr>
    </w:p>
    <w:p w14:paraId="6CB640A2" w14:textId="77777777" w:rsidR="00952B9C" w:rsidRDefault="00952B9C" w:rsidP="00D03F27">
      <w:pPr>
        <w:spacing w:line="240" w:lineRule="auto"/>
        <w:ind w:firstLine="0"/>
        <w:rPr>
          <w:ins w:id="498" w:author="Liliane" w:date="2021-04-18T22:48:00Z"/>
          <w:rFonts w:cs="Arial"/>
          <w:szCs w:val="24"/>
          <w:lang w:val="en-US"/>
        </w:rPr>
      </w:pPr>
      <w:r w:rsidRPr="009E7FAA">
        <w:rPr>
          <w:rFonts w:cs="Arial"/>
          <w:color w:val="000000" w:themeColor="text1"/>
          <w:szCs w:val="24"/>
          <w:lang w:val="en-US"/>
        </w:rPr>
        <w:t xml:space="preserve">DEMATTÊ, J. A. M. et al. </w:t>
      </w:r>
      <w:r w:rsidRPr="005A6647">
        <w:rPr>
          <w:rFonts w:cs="Arial"/>
          <w:color w:val="000000" w:themeColor="text1"/>
          <w:szCs w:val="24"/>
          <w:lang w:val="en-US"/>
        </w:rPr>
        <w:t>Satellite Spectral Data on the Quantification of Soil Particle Size from Different Geographic Regions</w:t>
      </w:r>
      <w:r w:rsidRPr="002C4A3F">
        <w:rPr>
          <w:rFonts w:cs="Arial"/>
          <w:color w:val="000000" w:themeColor="text1"/>
          <w:szCs w:val="24"/>
          <w:lang w:val="en-US"/>
        </w:rPr>
        <w:t xml:space="preserve">. </w:t>
      </w:r>
      <w:r w:rsidRPr="00003140">
        <w:rPr>
          <w:rFonts w:cs="Arial"/>
          <w:b/>
          <w:szCs w:val="24"/>
          <w:lang w:val="en-US"/>
          <w:rPrChange w:id="499" w:author="Taciara Zborowski Horst" w:date="2021-03-30T14:30:00Z">
            <w:rPr>
              <w:rFonts w:cs="Arial"/>
              <w:b/>
              <w:szCs w:val="24"/>
            </w:rPr>
          </w:rPrChange>
        </w:rPr>
        <w:t>Revista Brasileira de Ciência do Solo</w:t>
      </w:r>
      <w:r w:rsidRPr="00003140">
        <w:rPr>
          <w:rFonts w:cs="Arial"/>
          <w:szCs w:val="24"/>
          <w:lang w:val="en-US"/>
          <w:rPrChange w:id="500" w:author="Taciara Zborowski Horst" w:date="2021-03-30T14:30:00Z">
            <w:rPr>
              <w:rFonts w:cs="Arial"/>
              <w:szCs w:val="24"/>
            </w:rPr>
          </w:rPrChange>
        </w:rPr>
        <w:t xml:space="preserve">, v. 42, e0170392, 2018. </w:t>
      </w:r>
    </w:p>
    <w:p w14:paraId="17679E33" w14:textId="77777777" w:rsidR="00952B9C" w:rsidRPr="00003140" w:rsidRDefault="00952B9C" w:rsidP="00DD3BA9">
      <w:pPr>
        <w:spacing w:line="240" w:lineRule="auto"/>
        <w:ind w:firstLine="0"/>
        <w:rPr>
          <w:rFonts w:cs="Arial"/>
          <w:szCs w:val="24"/>
          <w:lang w:val="en-US"/>
          <w:rPrChange w:id="501" w:author="Taciara Zborowski Horst" w:date="2021-03-30T14:30:00Z">
            <w:rPr>
              <w:rFonts w:cs="Arial"/>
              <w:szCs w:val="24"/>
            </w:rPr>
          </w:rPrChange>
        </w:rPr>
      </w:pPr>
    </w:p>
    <w:p w14:paraId="26DA7586" w14:textId="77777777" w:rsidR="00952B9C" w:rsidRDefault="00952B9C" w:rsidP="00DD3BA9">
      <w:pPr>
        <w:spacing w:line="240" w:lineRule="auto"/>
        <w:ind w:firstLine="0"/>
        <w:rPr>
          <w:ins w:id="502" w:author="Liliane" w:date="2021-04-18T22:48:00Z"/>
          <w:rFonts w:cs="Arial"/>
          <w:szCs w:val="24"/>
        </w:rPr>
      </w:pPr>
      <w:r w:rsidRPr="008A792D">
        <w:rPr>
          <w:rFonts w:cs="Arial"/>
          <w:color w:val="000000" w:themeColor="text1"/>
          <w:szCs w:val="24"/>
          <w:lang w:val="en-US"/>
        </w:rPr>
        <w:t>DICK, D. P.; SANTOS, J. H. Z.; FERRANTI, E. M.</w:t>
      </w:r>
      <w:r w:rsidRPr="002C4A3F">
        <w:rPr>
          <w:b/>
          <w:bCs/>
          <w:lang w:val="en-US"/>
        </w:rPr>
        <w:t xml:space="preserve"> </w:t>
      </w:r>
      <w:r w:rsidRPr="002C4A3F">
        <w:rPr>
          <w:rStyle w:val="article-title"/>
          <w:rFonts w:cs="Arial"/>
          <w:bCs/>
          <w:szCs w:val="24"/>
          <w:lang w:val="en-US"/>
        </w:rPr>
        <w:t xml:space="preserve">Chemical characterization and infrared spectroscopy of soil organic matter from two southern </w:t>
      </w:r>
      <w:proofErr w:type="spellStart"/>
      <w:r w:rsidRPr="002C4A3F">
        <w:rPr>
          <w:rStyle w:val="article-title"/>
          <w:rFonts w:cs="Arial"/>
          <w:bCs/>
          <w:szCs w:val="24"/>
          <w:lang w:val="en-US"/>
        </w:rPr>
        <w:t>brazilian</w:t>
      </w:r>
      <w:proofErr w:type="spellEnd"/>
      <w:r w:rsidRPr="002C4A3F">
        <w:rPr>
          <w:rStyle w:val="article-title"/>
          <w:rFonts w:cs="Arial"/>
          <w:bCs/>
          <w:szCs w:val="24"/>
          <w:lang w:val="en-US"/>
        </w:rPr>
        <w:t xml:space="preserve"> soils</w:t>
      </w:r>
      <w:r w:rsidRPr="002C4A3F">
        <w:rPr>
          <w:rStyle w:val="article-title"/>
          <w:rFonts w:cs="Arial"/>
          <w:szCs w:val="24"/>
          <w:lang w:val="en-US"/>
        </w:rPr>
        <w:t>.</w:t>
      </w:r>
      <w:r w:rsidRPr="002C4A3F">
        <w:rPr>
          <w:rStyle w:val="article-title"/>
          <w:lang w:val="en-US"/>
        </w:rPr>
        <w:t xml:space="preserve"> </w:t>
      </w:r>
      <w:r w:rsidRPr="002C4A3F">
        <w:rPr>
          <w:rFonts w:cs="Arial"/>
          <w:color w:val="000000" w:themeColor="text1"/>
          <w:szCs w:val="24"/>
          <w:lang w:val="en-US"/>
        </w:rPr>
        <w:t xml:space="preserve">. </w:t>
      </w:r>
      <w:r w:rsidRPr="002C4A3F">
        <w:rPr>
          <w:rFonts w:cs="Arial"/>
          <w:b/>
          <w:szCs w:val="24"/>
        </w:rPr>
        <w:t>Revista Brasileira de Ciência do Solo</w:t>
      </w:r>
      <w:r w:rsidRPr="002C4A3F">
        <w:rPr>
          <w:rFonts w:cs="Arial"/>
          <w:szCs w:val="24"/>
        </w:rPr>
        <w:t>, v. 27 (1), p. 29-39, 2003.</w:t>
      </w:r>
    </w:p>
    <w:p w14:paraId="7D2CD90D" w14:textId="77777777" w:rsidR="00952B9C" w:rsidRDefault="00952B9C" w:rsidP="00C16479">
      <w:pPr>
        <w:spacing w:line="240" w:lineRule="auto"/>
        <w:ind w:firstLine="0"/>
        <w:rPr>
          <w:rFonts w:cs="Arial"/>
          <w:szCs w:val="24"/>
        </w:rPr>
      </w:pPr>
    </w:p>
    <w:p w14:paraId="25DB5419" w14:textId="77777777" w:rsidR="00952B9C" w:rsidRPr="00085642" w:rsidRDefault="00952B9C" w:rsidP="00C16479">
      <w:pPr>
        <w:tabs>
          <w:tab w:val="left" w:pos="708"/>
          <w:tab w:val="left" w:pos="1670"/>
        </w:tabs>
        <w:suppressAutoHyphens/>
        <w:spacing w:line="240" w:lineRule="auto"/>
        <w:ind w:firstLine="0"/>
        <w:rPr>
          <w:ins w:id="503" w:author="Liliane" w:date="2021-04-18T22:49:00Z"/>
          <w:rFonts w:cs="Arial"/>
          <w:color w:val="000000"/>
          <w:szCs w:val="24"/>
        </w:rPr>
      </w:pPr>
      <w:r w:rsidRPr="00C335D8">
        <w:rPr>
          <w:rFonts w:cs="Arial"/>
          <w:color w:val="000000"/>
          <w:szCs w:val="24"/>
          <w:rPrChange w:id="504" w:author="Liliane" w:date="2021-04-18T22:57:00Z">
            <w:rPr>
              <w:rFonts w:cs="Arial"/>
              <w:color w:val="000000"/>
              <w:szCs w:val="24"/>
              <w:lang w:val="en-US"/>
            </w:rPr>
          </w:rPrChange>
        </w:rPr>
        <w:t xml:space="preserve">DOTTO, A.C. et al. </w:t>
      </w:r>
      <w:r w:rsidRPr="002D2F9B">
        <w:rPr>
          <w:rFonts w:cs="Arial"/>
          <w:color w:val="000000"/>
          <w:szCs w:val="24"/>
          <w:lang w:val="en-US"/>
        </w:rPr>
        <w:t xml:space="preserve">A systematic study on the application of scatter-corrective and spectral-derivative preprocessing for multivariate prediction of soil organic carbon by Vis-NIR spectra. </w:t>
      </w:r>
      <w:r w:rsidRPr="00085642">
        <w:rPr>
          <w:rFonts w:cs="Arial"/>
          <w:b/>
          <w:color w:val="000000"/>
          <w:szCs w:val="24"/>
        </w:rPr>
        <w:t>Geoderma</w:t>
      </w:r>
      <w:r w:rsidRPr="00085642">
        <w:rPr>
          <w:rFonts w:cs="Arial"/>
          <w:color w:val="000000"/>
          <w:szCs w:val="24"/>
        </w:rPr>
        <w:t>, v.314, p.262-274, 2018.</w:t>
      </w:r>
    </w:p>
    <w:p w14:paraId="3C8FC65A" w14:textId="77777777" w:rsidR="00952B9C" w:rsidRPr="00085642" w:rsidRDefault="00952B9C" w:rsidP="00C16479">
      <w:pPr>
        <w:tabs>
          <w:tab w:val="left" w:pos="708"/>
          <w:tab w:val="left" w:pos="1670"/>
        </w:tabs>
        <w:suppressAutoHyphens/>
        <w:spacing w:line="240" w:lineRule="auto"/>
        <w:ind w:firstLine="0"/>
        <w:rPr>
          <w:rFonts w:cs="Arial"/>
          <w:color w:val="000000"/>
          <w:szCs w:val="24"/>
          <w:rPrChange w:id="505" w:author="Liliane" w:date="2021-05-06T08:52:00Z">
            <w:rPr>
              <w:rFonts w:cs="Arial"/>
              <w:color w:val="000000"/>
              <w:szCs w:val="24"/>
            </w:rPr>
          </w:rPrChange>
        </w:rPr>
      </w:pPr>
    </w:p>
    <w:p w14:paraId="6A360252" w14:textId="77777777" w:rsidR="00952B9C" w:rsidRDefault="00952B9C" w:rsidP="00C16479">
      <w:pPr>
        <w:shd w:val="clear" w:color="auto" w:fill="FFFFFF"/>
        <w:spacing w:line="240" w:lineRule="auto"/>
        <w:ind w:firstLine="0"/>
        <w:rPr>
          <w:ins w:id="506" w:author="Liliane" w:date="2021-04-18T22:49:00Z"/>
          <w:rFonts w:cs="Arial"/>
          <w:color w:val="000000"/>
          <w:szCs w:val="24"/>
        </w:rPr>
      </w:pPr>
      <w:r w:rsidRPr="00085642">
        <w:rPr>
          <w:rFonts w:cs="Arial"/>
          <w:color w:val="000000"/>
          <w:szCs w:val="24"/>
          <w:rPrChange w:id="507" w:author="Liliane" w:date="2021-05-06T08:52:00Z">
            <w:rPr>
              <w:rFonts w:cs="Arial"/>
              <w:color w:val="000000"/>
              <w:szCs w:val="24"/>
              <w:lang w:val="en-US"/>
            </w:rPr>
          </w:rPrChange>
        </w:rPr>
        <w:t xml:space="preserve">DOTTO, A.C. et al. </w:t>
      </w:r>
      <w:r w:rsidRPr="002D2F9B">
        <w:rPr>
          <w:rFonts w:cs="Arial"/>
          <w:color w:val="000000"/>
          <w:szCs w:val="24"/>
        </w:rPr>
        <w:t xml:space="preserve">Mapeamento digital de atributos: granulometria e matéria orgânica do solo utilizando espectroscopia de </w:t>
      </w:r>
      <w:proofErr w:type="spellStart"/>
      <w:r w:rsidRPr="002D2F9B">
        <w:rPr>
          <w:rFonts w:cs="Arial"/>
          <w:color w:val="000000"/>
          <w:szCs w:val="24"/>
        </w:rPr>
        <w:t>reflectância</w:t>
      </w:r>
      <w:proofErr w:type="spellEnd"/>
      <w:r w:rsidRPr="002D2F9B">
        <w:rPr>
          <w:rFonts w:cs="Arial"/>
          <w:color w:val="000000"/>
          <w:szCs w:val="24"/>
        </w:rPr>
        <w:t xml:space="preserve"> difusa. </w:t>
      </w:r>
      <w:r w:rsidRPr="002D2F9B">
        <w:rPr>
          <w:rFonts w:cs="Arial"/>
          <w:b/>
          <w:color w:val="000000"/>
          <w:szCs w:val="24"/>
        </w:rPr>
        <w:t>Revista Brasileira de Ciência do Solo</w:t>
      </w:r>
      <w:r w:rsidRPr="002D2F9B">
        <w:rPr>
          <w:rFonts w:cs="Arial"/>
          <w:color w:val="000000"/>
          <w:szCs w:val="24"/>
        </w:rPr>
        <w:t>, v.38, p.1663-1671, 2014.</w:t>
      </w:r>
    </w:p>
    <w:p w14:paraId="72B943A2" w14:textId="77777777" w:rsidR="00952B9C" w:rsidRDefault="00952B9C">
      <w:pPr>
        <w:shd w:val="clear" w:color="auto" w:fill="FFFFFF"/>
        <w:spacing w:line="240" w:lineRule="auto"/>
        <w:ind w:firstLine="0"/>
        <w:rPr>
          <w:rFonts w:cs="Arial"/>
          <w:color w:val="000000"/>
          <w:szCs w:val="24"/>
        </w:rPr>
      </w:pPr>
    </w:p>
    <w:p w14:paraId="3503E951" w14:textId="77777777" w:rsidR="00952B9C" w:rsidRDefault="00952B9C">
      <w:pPr>
        <w:tabs>
          <w:tab w:val="left" w:pos="708"/>
          <w:tab w:val="left" w:pos="1670"/>
        </w:tabs>
        <w:suppressAutoHyphens/>
        <w:spacing w:line="240" w:lineRule="auto"/>
        <w:ind w:firstLine="0"/>
        <w:rPr>
          <w:ins w:id="508" w:author="Liliane" w:date="2021-04-18T22:49:00Z"/>
          <w:rFonts w:cs="Arial"/>
          <w:szCs w:val="24"/>
        </w:rPr>
      </w:pPr>
      <w:r w:rsidRPr="00C335D8">
        <w:rPr>
          <w:rFonts w:cs="Arial"/>
          <w:szCs w:val="24"/>
          <w:rPrChange w:id="509" w:author="Liliane" w:date="2021-04-18T22:57:00Z">
            <w:rPr>
              <w:rFonts w:cs="Arial"/>
              <w:szCs w:val="24"/>
              <w:lang w:val="en-US"/>
            </w:rPr>
          </w:rPrChange>
        </w:rPr>
        <w:t xml:space="preserve">DOTTO, A.C. et al. </w:t>
      </w:r>
      <w:r w:rsidRPr="002C4A3F">
        <w:rPr>
          <w:rFonts w:cs="Arial"/>
          <w:szCs w:val="24"/>
          <w:lang w:val="en-US"/>
        </w:rPr>
        <w:t xml:space="preserve">Potential of </w:t>
      </w:r>
      <w:proofErr w:type="spellStart"/>
      <w:r w:rsidRPr="002C4A3F">
        <w:rPr>
          <w:rFonts w:cs="Arial"/>
          <w:szCs w:val="24"/>
          <w:lang w:val="en-US"/>
        </w:rPr>
        <w:t>Spectroradiometry</w:t>
      </w:r>
      <w:proofErr w:type="spellEnd"/>
      <w:r w:rsidRPr="002C4A3F">
        <w:rPr>
          <w:rFonts w:cs="Arial"/>
          <w:szCs w:val="24"/>
          <w:lang w:val="en-US"/>
        </w:rPr>
        <w:t xml:space="preserve"> to Classify Soil Clay Content. </w:t>
      </w:r>
      <w:r w:rsidRPr="00003140">
        <w:rPr>
          <w:rFonts w:cs="Arial"/>
          <w:b/>
          <w:szCs w:val="24"/>
          <w:rPrChange w:id="510" w:author="Taciara Zborowski Horst" w:date="2021-03-30T14:30:00Z">
            <w:rPr>
              <w:rFonts w:cs="Arial"/>
              <w:b/>
              <w:szCs w:val="24"/>
              <w:lang w:val="en-US"/>
            </w:rPr>
          </w:rPrChange>
        </w:rPr>
        <w:t>Revista Brasileira de Ciência do Solo</w:t>
      </w:r>
      <w:r w:rsidRPr="00003140">
        <w:rPr>
          <w:rFonts w:cs="Arial"/>
          <w:szCs w:val="24"/>
          <w:rPrChange w:id="511" w:author="Taciara Zborowski Horst" w:date="2021-03-30T14:30:00Z">
            <w:rPr>
              <w:rFonts w:cs="Arial"/>
              <w:szCs w:val="24"/>
              <w:lang w:val="en-US"/>
            </w:rPr>
          </w:rPrChange>
        </w:rPr>
        <w:t>, v.40, e0151105, 2016.</w:t>
      </w:r>
    </w:p>
    <w:p w14:paraId="48648EFE" w14:textId="77777777" w:rsidR="00952B9C" w:rsidRPr="00003140" w:rsidRDefault="00952B9C">
      <w:pPr>
        <w:tabs>
          <w:tab w:val="left" w:pos="708"/>
          <w:tab w:val="left" w:pos="1670"/>
        </w:tabs>
        <w:suppressAutoHyphens/>
        <w:spacing w:line="240" w:lineRule="auto"/>
        <w:ind w:firstLine="0"/>
        <w:rPr>
          <w:rFonts w:cs="Arial"/>
          <w:szCs w:val="24"/>
          <w:rPrChange w:id="512" w:author="Taciara Zborowski Horst" w:date="2021-03-30T14:30:00Z">
            <w:rPr>
              <w:rFonts w:cs="Arial"/>
              <w:szCs w:val="24"/>
              <w:lang w:val="en-US"/>
            </w:rPr>
          </w:rPrChange>
        </w:rPr>
      </w:pPr>
    </w:p>
    <w:p w14:paraId="721AA6FC" w14:textId="77777777" w:rsidR="00952B9C" w:rsidRDefault="00952B9C">
      <w:pPr>
        <w:tabs>
          <w:tab w:val="left" w:pos="708"/>
          <w:tab w:val="left" w:pos="1670"/>
        </w:tabs>
        <w:suppressAutoHyphens/>
        <w:spacing w:line="240" w:lineRule="auto"/>
        <w:ind w:firstLine="0"/>
        <w:rPr>
          <w:ins w:id="513" w:author="Liliane" w:date="2021-04-18T22:49:00Z"/>
          <w:rFonts w:eastAsia="Calibri" w:cs="Arial"/>
          <w:szCs w:val="24"/>
          <w:lang w:val="en-US"/>
        </w:rPr>
      </w:pPr>
      <w:r w:rsidRPr="00C335D8">
        <w:rPr>
          <w:rFonts w:eastAsia="Calibri" w:cs="Arial"/>
          <w:szCs w:val="24"/>
          <w:rPrChange w:id="514" w:author="Liliane" w:date="2021-04-18T22:57:00Z">
            <w:rPr>
              <w:rFonts w:eastAsia="Calibri" w:cs="Arial"/>
              <w:szCs w:val="24"/>
              <w:lang w:val="en-US"/>
            </w:rPr>
          </w:rPrChange>
        </w:rPr>
        <w:t xml:space="preserve">DOTTO, A.C. et al. </w:t>
      </w:r>
      <w:r w:rsidRPr="002D2F9B">
        <w:rPr>
          <w:rFonts w:eastAsia="Calibri" w:cs="Arial"/>
          <w:szCs w:val="24"/>
          <w:lang w:val="en-US"/>
        </w:rPr>
        <w:t xml:space="preserve">Two preprocessing techniques to reduce model </w:t>
      </w:r>
      <w:proofErr w:type="spellStart"/>
      <w:r w:rsidRPr="002D2F9B">
        <w:rPr>
          <w:rFonts w:eastAsia="Calibri" w:cs="Arial"/>
          <w:szCs w:val="24"/>
          <w:lang w:val="en-US"/>
        </w:rPr>
        <w:t>covariables</w:t>
      </w:r>
      <w:proofErr w:type="spellEnd"/>
      <w:r w:rsidRPr="002D2F9B">
        <w:rPr>
          <w:rFonts w:eastAsia="Calibri" w:cs="Arial"/>
          <w:szCs w:val="24"/>
          <w:lang w:val="en-US"/>
        </w:rPr>
        <w:t xml:space="preserve"> in soil property predictions by Vis-NIR spectroscopy. </w:t>
      </w:r>
      <w:r w:rsidRPr="002D2F9B">
        <w:rPr>
          <w:rFonts w:eastAsia="Calibri" w:cs="Arial"/>
          <w:b/>
          <w:szCs w:val="24"/>
          <w:lang w:val="en-US"/>
        </w:rPr>
        <w:t>Soil &amp; Tillage Research</w:t>
      </w:r>
      <w:r w:rsidRPr="002D2F9B">
        <w:rPr>
          <w:rFonts w:eastAsia="Calibri" w:cs="Arial"/>
          <w:szCs w:val="24"/>
          <w:lang w:val="en-US"/>
        </w:rPr>
        <w:t>, v.172, p.59–68, 2017.</w:t>
      </w:r>
    </w:p>
    <w:p w14:paraId="54CE8AE7" w14:textId="77777777" w:rsidR="00952B9C" w:rsidRDefault="00952B9C">
      <w:pPr>
        <w:tabs>
          <w:tab w:val="left" w:pos="708"/>
          <w:tab w:val="left" w:pos="1670"/>
        </w:tabs>
        <w:suppressAutoHyphens/>
        <w:spacing w:line="240" w:lineRule="auto"/>
        <w:ind w:firstLine="0"/>
        <w:rPr>
          <w:rFonts w:eastAsia="Calibri" w:cs="Arial"/>
          <w:szCs w:val="24"/>
          <w:lang w:val="en-US"/>
        </w:rPr>
      </w:pPr>
    </w:p>
    <w:p w14:paraId="0384F43B" w14:textId="77777777" w:rsidR="00952B9C" w:rsidRDefault="00952B9C">
      <w:pPr>
        <w:autoSpaceDE w:val="0"/>
        <w:autoSpaceDN w:val="0"/>
        <w:adjustRightInd w:val="0"/>
        <w:spacing w:line="240" w:lineRule="auto"/>
        <w:ind w:firstLine="0"/>
        <w:rPr>
          <w:ins w:id="515" w:author="Liliane" w:date="2021-04-18T22:49:00Z"/>
          <w:rFonts w:cs="Arial"/>
          <w:color w:val="000000" w:themeColor="text1"/>
          <w:szCs w:val="24"/>
          <w:lang w:val="en-US"/>
        </w:rPr>
      </w:pPr>
      <w:r w:rsidRPr="002A6E06">
        <w:rPr>
          <w:rFonts w:cs="Arial"/>
          <w:color w:val="000000" w:themeColor="text1"/>
          <w:szCs w:val="24"/>
          <w:lang w:val="en-US"/>
        </w:rPr>
        <w:t xml:space="preserve">FANG, Q. et al. Visible and Near-Infrared Reflectance Spectroscopy for Investigating Soil Mineralogy: A Review. </w:t>
      </w:r>
      <w:r w:rsidRPr="009E7FAA">
        <w:rPr>
          <w:rFonts w:cs="Arial"/>
          <w:b/>
          <w:iCs/>
          <w:color w:val="000000" w:themeColor="text1"/>
          <w:szCs w:val="24"/>
          <w:lang w:val="en-US"/>
        </w:rPr>
        <w:t>Journal of Spectroscopy</w:t>
      </w:r>
      <w:r w:rsidRPr="009E7FAA">
        <w:rPr>
          <w:rFonts w:cs="Arial"/>
          <w:color w:val="000000" w:themeColor="text1"/>
          <w:szCs w:val="24"/>
          <w:lang w:val="en-US"/>
        </w:rPr>
        <w:t xml:space="preserve">, v. 2018, p. 1 – 14, 2018. </w:t>
      </w:r>
    </w:p>
    <w:p w14:paraId="12B39796" w14:textId="77777777" w:rsidR="00952B9C" w:rsidRPr="009E7FAA" w:rsidRDefault="00952B9C">
      <w:pPr>
        <w:autoSpaceDE w:val="0"/>
        <w:autoSpaceDN w:val="0"/>
        <w:adjustRightInd w:val="0"/>
        <w:spacing w:line="240" w:lineRule="auto"/>
        <w:ind w:firstLine="0"/>
        <w:rPr>
          <w:rFonts w:cs="Arial"/>
          <w:color w:val="000000" w:themeColor="text1"/>
          <w:szCs w:val="24"/>
          <w:lang w:val="en-US"/>
        </w:rPr>
      </w:pPr>
    </w:p>
    <w:p w14:paraId="1E9A3774" w14:textId="77777777" w:rsidR="00952B9C" w:rsidRDefault="00952B9C">
      <w:pPr>
        <w:pStyle w:val="PargrafodaLista"/>
        <w:spacing w:line="240" w:lineRule="auto"/>
        <w:ind w:left="0" w:firstLine="0"/>
        <w:rPr>
          <w:ins w:id="516" w:author="Liliane" w:date="2021-04-18T22:49:00Z"/>
          <w:rFonts w:cs="Arial"/>
          <w:szCs w:val="24"/>
          <w:lang w:val="en-US"/>
        </w:rPr>
      </w:pPr>
      <w:r w:rsidRPr="005B2348">
        <w:rPr>
          <w:rFonts w:cs="Arial"/>
          <w:sz w:val="23"/>
          <w:szCs w:val="23"/>
          <w:lang w:val="en-US"/>
        </w:rPr>
        <w:lastRenderedPageBreak/>
        <w:t xml:space="preserve">FAO. </w:t>
      </w:r>
      <w:r w:rsidRPr="00C62CEA">
        <w:rPr>
          <w:rFonts w:cs="Arial"/>
          <w:szCs w:val="24"/>
          <w:lang w:val="en-US"/>
        </w:rPr>
        <w:t>Healthy soils are the basis for healthy food production</w:t>
      </w:r>
      <w:r w:rsidRPr="005B2348">
        <w:rPr>
          <w:rFonts w:cs="Arial"/>
          <w:szCs w:val="24"/>
          <w:lang w:val="en-US"/>
        </w:rPr>
        <w:t xml:space="preserve">. </w:t>
      </w:r>
      <w:r w:rsidRPr="005B2348">
        <w:rPr>
          <w:rFonts w:cs="Arial"/>
          <w:b/>
          <w:szCs w:val="24"/>
          <w:lang w:val="en-US"/>
        </w:rPr>
        <w:t>FAO in action: 2015 International Year of Soils</w:t>
      </w:r>
      <w:r w:rsidRPr="005B2348">
        <w:rPr>
          <w:rFonts w:cs="Arial"/>
          <w:szCs w:val="24"/>
          <w:lang w:val="en-US"/>
        </w:rPr>
        <w:t>, p. 2, 2015.</w:t>
      </w:r>
    </w:p>
    <w:p w14:paraId="0ECB1CE7" w14:textId="77777777" w:rsidR="00952B9C" w:rsidRDefault="00952B9C">
      <w:pPr>
        <w:pStyle w:val="PargrafodaLista"/>
        <w:spacing w:line="240" w:lineRule="auto"/>
        <w:ind w:left="0" w:firstLine="0"/>
        <w:rPr>
          <w:rFonts w:cs="Arial"/>
          <w:szCs w:val="24"/>
          <w:lang w:val="en-US"/>
        </w:rPr>
      </w:pPr>
    </w:p>
    <w:p w14:paraId="1D4E2393" w14:textId="315DB903" w:rsidR="00952B9C" w:rsidRDefault="00952B9C">
      <w:pPr>
        <w:pStyle w:val="PargrafodaLista"/>
        <w:spacing w:line="240" w:lineRule="auto"/>
        <w:ind w:left="0" w:firstLine="0"/>
        <w:rPr>
          <w:ins w:id="517" w:author="Liliane" w:date="2021-05-05T22:53:00Z"/>
          <w:rFonts w:cs="Arial"/>
          <w:sz w:val="23"/>
          <w:szCs w:val="23"/>
          <w:lang w:val="en-US"/>
        </w:rPr>
      </w:pPr>
      <w:r w:rsidRPr="005B2348">
        <w:rPr>
          <w:rFonts w:cs="Arial"/>
          <w:sz w:val="23"/>
          <w:szCs w:val="23"/>
          <w:lang w:val="en-US"/>
        </w:rPr>
        <w:t xml:space="preserve">FAO; ITPS. Status of the World’s Soil Resources (SWSR) – Main Report. </w:t>
      </w:r>
      <w:r w:rsidRPr="005B2348">
        <w:rPr>
          <w:rFonts w:cs="Arial"/>
          <w:b/>
          <w:sz w:val="23"/>
          <w:szCs w:val="23"/>
          <w:lang w:val="en-US"/>
        </w:rPr>
        <w:t>Food and Agriculture Organization of the United Nations and Intergovernmental Technical Panel on Soils, Rome, Italy</w:t>
      </w:r>
      <w:r w:rsidRPr="005B2348">
        <w:rPr>
          <w:rFonts w:cs="Arial"/>
          <w:sz w:val="23"/>
          <w:szCs w:val="23"/>
          <w:lang w:val="en-US"/>
        </w:rPr>
        <w:t>, p.650, 2015.</w:t>
      </w:r>
      <w:ins w:id="518" w:author="Liliane" w:date="2021-05-05T22:53:00Z">
        <w:r w:rsidR="005065BA">
          <w:rPr>
            <w:rFonts w:cs="Arial"/>
            <w:sz w:val="23"/>
            <w:szCs w:val="23"/>
            <w:lang w:val="en-US"/>
          </w:rPr>
          <w:t xml:space="preserve"> </w:t>
        </w:r>
      </w:ins>
    </w:p>
    <w:p w14:paraId="738F84C6" w14:textId="77777777" w:rsidR="005065BA" w:rsidRPr="00085642" w:rsidRDefault="005065BA">
      <w:pPr>
        <w:pStyle w:val="Ttulo1"/>
        <w:spacing w:line="240" w:lineRule="auto"/>
        <w:rPr>
          <w:rFonts w:cs="Arial"/>
          <w:b w:val="0"/>
          <w:color w:val="000000" w:themeColor="text1"/>
          <w:szCs w:val="24"/>
          <w:rPrChange w:id="519" w:author="Liliane" w:date="2021-05-06T08:52:00Z">
            <w:rPr>
              <w:rFonts w:cs="Arial"/>
              <w:b w:val="0"/>
              <w:color w:val="000000" w:themeColor="text1"/>
              <w:szCs w:val="24"/>
              <w:lang w:val="pt-BR"/>
            </w:rPr>
          </w:rPrChange>
        </w:rPr>
        <w:pPrChange w:id="520" w:author="Liliane" w:date="2021-05-05T22:53:00Z">
          <w:pPr>
            <w:pStyle w:val="Ttulo1"/>
          </w:pPr>
        </w:pPrChange>
      </w:pPr>
      <w:r w:rsidRPr="005065BA">
        <w:rPr>
          <w:rFonts w:cs="Arial"/>
          <w:b w:val="0"/>
          <w:szCs w:val="24"/>
          <w:lang w:val="pt-BR"/>
          <w:rPrChange w:id="521" w:author="Liliane" w:date="2021-05-05T22:53:00Z">
            <w:rPr>
              <w:rFonts w:cs="Arial"/>
              <w:b w:val="0"/>
              <w:szCs w:val="24"/>
            </w:rPr>
          </w:rPrChange>
        </w:rPr>
        <w:t xml:space="preserve">FLORES, C. A. et al. </w:t>
      </w:r>
      <w:r w:rsidRPr="005065BA">
        <w:rPr>
          <w:rFonts w:cs="Arial"/>
          <w:szCs w:val="24"/>
          <w:lang w:val="pt-BR"/>
          <w:rPrChange w:id="522" w:author="Liliane" w:date="2021-05-05T22:53:00Z">
            <w:rPr>
              <w:rFonts w:cs="Arial"/>
              <w:szCs w:val="24"/>
            </w:rPr>
          </w:rPrChange>
        </w:rPr>
        <w:t>Levantamento semidetalhado de solos, Município de Santa Maria, Rio Grande do Sul</w:t>
      </w:r>
      <w:r w:rsidRPr="005065BA">
        <w:rPr>
          <w:rFonts w:cs="Arial"/>
          <w:b w:val="0"/>
          <w:szCs w:val="24"/>
          <w:lang w:val="pt-BR"/>
          <w:rPrChange w:id="523" w:author="Liliane" w:date="2021-05-05T22:53:00Z">
            <w:rPr>
              <w:rFonts w:cs="Arial"/>
              <w:b w:val="0"/>
              <w:szCs w:val="24"/>
            </w:rPr>
          </w:rPrChange>
        </w:rPr>
        <w:t xml:space="preserve">. Zoneamento edáfico de culturas para o município de santa maria/rs. 1ed. </w:t>
      </w:r>
      <w:r w:rsidRPr="00071E91">
        <w:rPr>
          <w:rFonts w:cs="Arial"/>
          <w:b w:val="0"/>
          <w:szCs w:val="24"/>
        </w:rPr>
        <w:t xml:space="preserve">Brasília: </w:t>
      </w:r>
      <w:proofErr w:type="spellStart"/>
      <w:r w:rsidRPr="00071E91">
        <w:rPr>
          <w:rFonts w:cs="Arial"/>
          <w:b w:val="0"/>
          <w:szCs w:val="24"/>
        </w:rPr>
        <w:t>Embrapa</w:t>
      </w:r>
      <w:proofErr w:type="spellEnd"/>
      <w:r w:rsidRPr="00071E91">
        <w:rPr>
          <w:rFonts w:cs="Arial"/>
          <w:b w:val="0"/>
          <w:szCs w:val="24"/>
        </w:rPr>
        <w:t>, 2015, v. 1, p. 11-79.</w:t>
      </w:r>
    </w:p>
    <w:p w14:paraId="46CFEA56" w14:textId="77777777" w:rsidR="005065BA" w:rsidRDefault="005065BA">
      <w:pPr>
        <w:pStyle w:val="PargrafodaLista"/>
        <w:spacing w:line="240" w:lineRule="auto"/>
        <w:ind w:left="0" w:firstLine="0"/>
        <w:rPr>
          <w:rFonts w:cs="Arial"/>
          <w:sz w:val="23"/>
          <w:szCs w:val="23"/>
          <w:lang w:val="en-US"/>
        </w:rPr>
      </w:pPr>
    </w:p>
    <w:p w14:paraId="59B78E59" w14:textId="77777777" w:rsidR="00952B9C" w:rsidRDefault="00952B9C">
      <w:pPr>
        <w:spacing w:line="240" w:lineRule="auto"/>
        <w:ind w:firstLine="0"/>
        <w:rPr>
          <w:ins w:id="524" w:author="Liliane" w:date="2021-04-18T22:49:00Z"/>
          <w:lang w:val="en-US"/>
        </w:rPr>
      </w:pPr>
      <w:r>
        <w:rPr>
          <w:szCs w:val="24"/>
          <w:lang w:val="en-US"/>
        </w:rPr>
        <w:t xml:space="preserve">FREI, R. W. </w:t>
      </w:r>
      <w:r w:rsidRPr="000A079B">
        <w:rPr>
          <w:color w:val="000000" w:themeColor="text1"/>
          <w:szCs w:val="24"/>
          <w:lang w:val="en-US"/>
        </w:rPr>
        <w:t>Diffuse Reflectance Spectroscopy: Applications, Standards, and Calibration (With Special Reference to Chromatography).</w:t>
      </w:r>
      <w:r>
        <w:rPr>
          <w:color w:val="000000" w:themeColor="text1"/>
          <w:szCs w:val="24"/>
          <w:lang w:val="en-US"/>
        </w:rPr>
        <w:t xml:space="preserve"> </w:t>
      </w:r>
      <w:r w:rsidRPr="000A079B">
        <w:rPr>
          <w:b/>
          <w:lang w:val="en-US"/>
        </w:rPr>
        <w:t>Journal of research of the National Bureau of Standards, Section A: Physics and Chemistry</w:t>
      </w:r>
      <w:r>
        <w:rPr>
          <w:lang w:val="en-US"/>
        </w:rPr>
        <w:t>, v.80 (4), p. 551-565, 1976.</w:t>
      </w:r>
    </w:p>
    <w:p w14:paraId="2120815E" w14:textId="77777777" w:rsidR="00952B9C" w:rsidRDefault="00952B9C">
      <w:pPr>
        <w:spacing w:line="240" w:lineRule="auto"/>
        <w:ind w:firstLine="0"/>
        <w:rPr>
          <w:lang w:val="en-US"/>
        </w:rPr>
      </w:pPr>
    </w:p>
    <w:p w14:paraId="71DCE543" w14:textId="77777777" w:rsidR="00952B9C" w:rsidRDefault="00952B9C">
      <w:pPr>
        <w:pStyle w:val="Ttulo1"/>
        <w:spacing w:line="240" w:lineRule="auto"/>
        <w:rPr>
          <w:ins w:id="525" w:author="Liliane" w:date="2021-04-18T22:49:00Z"/>
          <w:rFonts w:cs="Arial"/>
          <w:b w:val="0"/>
          <w:szCs w:val="24"/>
        </w:rPr>
      </w:pPr>
      <w:r w:rsidRPr="00C45C01">
        <w:rPr>
          <w:rFonts w:cs="Arial"/>
          <w:b w:val="0"/>
          <w:szCs w:val="24"/>
        </w:rPr>
        <w:t>FREY, D. S. Mycorrhizal Fungi as Mediators of Soil Organic Matter Dynamics.</w:t>
      </w:r>
      <w:r>
        <w:rPr>
          <w:rFonts w:cs="Arial"/>
          <w:b w:val="0"/>
          <w:szCs w:val="24"/>
        </w:rPr>
        <w:t xml:space="preserve"> </w:t>
      </w:r>
      <w:r w:rsidRPr="00C45C01">
        <w:rPr>
          <w:rFonts w:cs="Arial"/>
          <w:szCs w:val="24"/>
        </w:rPr>
        <w:t>Annual Review of Ecology, Evolution, and Systematics</w:t>
      </w:r>
      <w:r>
        <w:rPr>
          <w:rFonts w:cs="Arial"/>
          <w:b w:val="0"/>
          <w:szCs w:val="24"/>
        </w:rPr>
        <w:t>, v. 50, p. 237 – 259, 2019.</w:t>
      </w:r>
    </w:p>
    <w:p w14:paraId="770FB682" w14:textId="77777777" w:rsidR="00952B9C" w:rsidRPr="00085642" w:rsidRDefault="00952B9C">
      <w:pPr>
        <w:spacing w:line="240" w:lineRule="auto"/>
        <w:rPr>
          <w:b/>
          <w:lang w:val="en-US"/>
          <w:rPrChange w:id="526" w:author="Liliane" w:date="2021-05-06T08:52:00Z">
            <w:rPr>
              <w:rFonts w:cs="Arial"/>
              <w:b w:val="0"/>
              <w:szCs w:val="24"/>
            </w:rPr>
          </w:rPrChange>
        </w:rPr>
        <w:pPrChange w:id="527" w:author="Liliane" w:date="2021-04-18T22:49:00Z">
          <w:pPr>
            <w:pStyle w:val="Ttulo1"/>
            <w:spacing w:line="240" w:lineRule="auto"/>
          </w:pPr>
        </w:pPrChange>
      </w:pPr>
    </w:p>
    <w:p w14:paraId="425441FC" w14:textId="77777777" w:rsidR="00952B9C" w:rsidRDefault="00952B9C">
      <w:pPr>
        <w:spacing w:line="240" w:lineRule="auto"/>
        <w:ind w:firstLine="0"/>
        <w:rPr>
          <w:ins w:id="528" w:author="Liliane" w:date="2021-04-18T22:49:00Z"/>
          <w:rFonts w:cs="Arial"/>
          <w:color w:val="000000" w:themeColor="text1"/>
          <w:szCs w:val="24"/>
          <w:lang w:val="en-US"/>
        </w:rPr>
      </w:pPr>
      <w:r w:rsidRPr="008440A9">
        <w:rPr>
          <w:rFonts w:cs="Arial"/>
          <w:szCs w:val="24"/>
          <w:lang w:val="en-US"/>
        </w:rPr>
        <w:t xml:space="preserve">GHOLIZADEH, A. et al. </w:t>
      </w:r>
      <w:r w:rsidRPr="002C4A3F">
        <w:rPr>
          <w:rFonts w:cs="Arial"/>
          <w:color w:val="000000" w:themeColor="text1"/>
          <w:szCs w:val="24"/>
          <w:lang w:val="en-US"/>
        </w:rPr>
        <w:t>Soil organic carbon and texture retrieving and mapping using p</w:t>
      </w:r>
      <w:r>
        <w:rPr>
          <w:rFonts w:cs="Arial"/>
          <w:color w:val="000000" w:themeColor="text1"/>
          <w:szCs w:val="24"/>
          <w:lang w:val="en-US"/>
        </w:rPr>
        <w:t xml:space="preserve">roximal </w:t>
      </w:r>
      <w:r w:rsidRPr="002C4A3F">
        <w:rPr>
          <w:rFonts w:cs="Arial"/>
          <w:color w:val="000000" w:themeColor="text1"/>
          <w:szCs w:val="24"/>
          <w:lang w:val="en-US"/>
        </w:rPr>
        <w:t xml:space="preserve">airborne and Sentinel-2 spectral imaging. </w:t>
      </w:r>
      <w:r w:rsidRPr="002C4A3F">
        <w:rPr>
          <w:rFonts w:cs="Arial"/>
          <w:b/>
          <w:color w:val="000000" w:themeColor="text1"/>
          <w:szCs w:val="24"/>
          <w:lang w:val="en-US"/>
        </w:rPr>
        <w:t>Remote Sensing of Environment</w:t>
      </w:r>
      <w:r w:rsidRPr="002C4A3F">
        <w:rPr>
          <w:rFonts w:cs="Arial"/>
          <w:color w:val="000000" w:themeColor="text1"/>
          <w:szCs w:val="24"/>
          <w:lang w:val="en-US"/>
        </w:rPr>
        <w:t>, v. 218, p. 89-103, 2018.</w:t>
      </w:r>
    </w:p>
    <w:p w14:paraId="74C0A773" w14:textId="77777777" w:rsidR="00952B9C" w:rsidRDefault="00952B9C">
      <w:pPr>
        <w:spacing w:line="240" w:lineRule="auto"/>
        <w:ind w:firstLine="0"/>
        <w:rPr>
          <w:rFonts w:cs="Arial"/>
          <w:color w:val="000000" w:themeColor="text1"/>
          <w:szCs w:val="24"/>
          <w:lang w:val="en-US"/>
        </w:rPr>
      </w:pPr>
    </w:p>
    <w:p w14:paraId="35744A1F" w14:textId="77777777" w:rsidR="00952B9C" w:rsidRDefault="00952B9C">
      <w:pPr>
        <w:spacing w:line="240" w:lineRule="auto"/>
        <w:ind w:firstLine="0"/>
        <w:rPr>
          <w:ins w:id="529" w:author="Liliane" w:date="2021-04-18T22:49:00Z"/>
          <w:lang w:val="en-US"/>
        </w:rPr>
      </w:pPr>
      <w:r w:rsidRPr="00FB029B">
        <w:rPr>
          <w:lang w:val="en-US"/>
        </w:rPr>
        <w:t>HERNÁNDEZ-SORIANO, M. C. The Role of Aluminum-</w:t>
      </w:r>
      <w:proofErr w:type="spellStart"/>
      <w:r w:rsidRPr="00FB029B">
        <w:rPr>
          <w:lang w:val="en-US"/>
        </w:rPr>
        <w:t>Organo</w:t>
      </w:r>
      <w:proofErr w:type="spellEnd"/>
      <w:r w:rsidRPr="00FB029B">
        <w:rPr>
          <w:lang w:val="en-US"/>
        </w:rPr>
        <w:t xml:space="preserve"> Complexes in Soil Organic Matter Dynamics. </w:t>
      </w:r>
      <w:r>
        <w:rPr>
          <w:lang w:val="en-US"/>
        </w:rPr>
        <w:t xml:space="preserve">In: </w:t>
      </w:r>
      <w:r>
        <w:rPr>
          <w:lang w:val="en-US"/>
        </w:rPr>
        <w:softHyphen/>
        <w:t xml:space="preserve">______. (Org.). </w:t>
      </w:r>
      <w:r w:rsidRPr="00D97683">
        <w:rPr>
          <w:b/>
          <w:lang w:val="en-US"/>
        </w:rPr>
        <w:t>Soil Health and Land Use Management</w:t>
      </w:r>
      <w:r>
        <w:rPr>
          <w:lang w:val="en-US"/>
        </w:rPr>
        <w:t xml:space="preserve">. 1. ed. [S.1.]: </w:t>
      </w:r>
      <w:proofErr w:type="spellStart"/>
      <w:r>
        <w:rPr>
          <w:lang w:val="en-US"/>
        </w:rPr>
        <w:t>IntechOpen</w:t>
      </w:r>
      <w:proofErr w:type="spellEnd"/>
      <w:r>
        <w:rPr>
          <w:lang w:val="en-US"/>
        </w:rPr>
        <w:t xml:space="preserve">, 2012, cap. </w:t>
      </w:r>
      <w:proofErr w:type="gramStart"/>
      <w:r>
        <w:rPr>
          <w:lang w:val="en-US"/>
        </w:rPr>
        <w:t>2</w:t>
      </w:r>
      <w:proofErr w:type="gramEnd"/>
      <w:r>
        <w:rPr>
          <w:lang w:val="en-US"/>
        </w:rPr>
        <w:t>, p. 17-32.</w:t>
      </w:r>
    </w:p>
    <w:p w14:paraId="1DE4E555" w14:textId="77777777" w:rsidR="00952B9C" w:rsidRPr="00593BA4" w:rsidRDefault="00952B9C">
      <w:pPr>
        <w:spacing w:line="240" w:lineRule="auto"/>
        <w:ind w:firstLine="0"/>
        <w:rPr>
          <w:lang w:val="en-US"/>
        </w:rPr>
      </w:pPr>
    </w:p>
    <w:p w14:paraId="494C5E7A" w14:textId="77777777" w:rsidR="00952B9C" w:rsidRDefault="00952B9C">
      <w:pPr>
        <w:pBdr>
          <w:top w:val="nil"/>
          <w:left w:val="nil"/>
          <w:bottom w:val="nil"/>
          <w:right w:val="nil"/>
          <w:between w:val="nil"/>
        </w:pBdr>
        <w:spacing w:line="240" w:lineRule="auto"/>
        <w:ind w:firstLine="0"/>
        <w:rPr>
          <w:ins w:id="530" w:author="Liliane" w:date="2021-05-05T22:23:00Z"/>
          <w:rFonts w:cs="Arial"/>
          <w:szCs w:val="24"/>
        </w:rPr>
      </w:pPr>
      <w:r w:rsidRPr="002A6E06">
        <w:rPr>
          <w:rFonts w:cs="Arial"/>
          <w:szCs w:val="24"/>
          <w:lang w:val="en-US"/>
        </w:rPr>
        <w:t xml:space="preserve">HEUVELINK, G. The definition of </w:t>
      </w:r>
      <w:proofErr w:type="spellStart"/>
      <w:r w:rsidRPr="002A6E06">
        <w:rPr>
          <w:rFonts w:cs="Arial"/>
          <w:szCs w:val="24"/>
          <w:lang w:val="en-US"/>
        </w:rPr>
        <w:t>Pedometrics</w:t>
      </w:r>
      <w:proofErr w:type="spellEnd"/>
      <w:r w:rsidRPr="002A6E06">
        <w:rPr>
          <w:rFonts w:cs="Arial"/>
          <w:szCs w:val="24"/>
          <w:lang w:val="en-US"/>
        </w:rPr>
        <w:t xml:space="preserve">. In: GRUNWALD, S. (Ed.). </w:t>
      </w:r>
      <w:proofErr w:type="spellStart"/>
      <w:r w:rsidRPr="002A6E06">
        <w:rPr>
          <w:rFonts w:cs="Arial"/>
          <w:b/>
          <w:szCs w:val="24"/>
          <w:lang w:val="en-US"/>
        </w:rPr>
        <w:t>Pedometron</w:t>
      </w:r>
      <w:proofErr w:type="spellEnd"/>
      <w:r w:rsidRPr="002A6E06">
        <w:rPr>
          <w:rFonts w:cs="Arial"/>
          <w:szCs w:val="24"/>
          <w:lang w:val="en-US"/>
        </w:rPr>
        <w:t xml:space="preserve"> - Issue 15. Gainesville: International Working Group on </w:t>
      </w:r>
      <w:proofErr w:type="spellStart"/>
      <w:r w:rsidRPr="002A6E06">
        <w:rPr>
          <w:rFonts w:cs="Arial"/>
          <w:szCs w:val="24"/>
          <w:lang w:val="en-US"/>
        </w:rPr>
        <w:t>Pedometrics</w:t>
      </w:r>
      <w:proofErr w:type="spellEnd"/>
      <w:r w:rsidRPr="002A6E06">
        <w:rPr>
          <w:rFonts w:cs="Arial"/>
          <w:szCs w:val="24"/>
          <w:lang w:val="en-US"/>
        </w:rPr>
        <w:t xml:space="preserve"> – Provisional Commission on </w:t>
      </w:r>
      <w:proofErr w:type="spellStart"/>
      <w:r w:rsidRPr="002A6E06">
        <w:rPr>
          <w:rFonts w:cs="Arial"/>
          <w:szCs w:val="24"/>
          <w:lang w:val="en-US"/>
        </w:rPr>
        <w:t>Pedometrics</w:t>
      </w:r>
      <w:proofErr w:type="spellEnd"/>
      <w:r w:rsidRPr="002A6E06">
        <w:rPr>
          <w:rFonts w:cs="Arial"/>
          <w:szCs w:val="24"/>
          <w:lang w:val="en-US"/>
        </w:rPr>
        <w:t xml:space="preserve"> of the International Union of Soil Sciences (IUSS), 2003. p. 11-12. </w:t>
      </w:r>
      <w:r w:rsidRPr="002A6E06">
        <w:rPr>
          <w:rFonts w:cs="Arial"/>
          <w:szCs w:val="24"/>
        </w:rPr>
        <w:t>Disponível em: &lt;http://www.pedometrics.org/Pedometron/ pedometron15.pdf&gt;. Acesso em: 30 ago. 2020</w:t>
      </w:r>
      <w:r>
        <w:rPr>
          <w:rFonts w:cs="Arial"/>
          <w:szCs w:val="24"/>
        </w:rPr>
        <w:t>.</w:t>
      </w:r>
    </w:p>
    <w:p w14:paraId="5EAF3B1F" w14:textId="77777777" w:rsidR="00143E26" w:rsidRDefault="00143E26">
      <w:pPr>
        <w:pBdr>
          <w:top w:val="nil"/>
          <w:left w:val="nil"/>
          <w:bottom w:val="nil"/>
          <w:right w:val="nil"/>
          <w:between w:val="nil"/>
        </w:pBdr>
        <w:spacing w:line="240" w:lineRule="auto"/>
        <w:ind w:firstLine="0"/>
        <w:rPr>
          <w:ins w:id="531" w:author="Liliane" w:date="2021-05-05T22:23:00Z"/>
          <w:rFonts w:cs="Arial"/>
          <w:szCs w:val="24"/>
        </w:rPr>
      </w:pPr>
    </w:p>
    <w:p w14:paraId="465896DF" w14:textId="77777777" w:rsidR="00143E26" w:rsidRPr="00143E26" w:rsidRDefault="00143E26">
      <w:pPr>
        <w:pStyle w:val="Ttulo1"/>
        <w:spacing w:line="240" w:lineRule="auto"/>
        <w:rPr>
          <w:rFonts w:cs="Arial"/>
          <w:b w:val="0"/>
          <w:szCs w:val="24"/>
        </w:rPr>
        <w:pPrChange w:id="532" w:author="Liliane" w:date="2021-05-05T22:23:00Z">
          <w:pPr>
            <w:pStyle w:val="Ttulo1"/>
          </w:pPr>
        </w:pPrChange>
      </w:pPr>
      <w:r w:rsidRPr="00143E26">
        <w:rPr>
          <w:rFonts w:cs="Arial"/>
          <w:b w:val="0"/>
          <w:szCs w:val="24"/>
        </w:rPr>
        <w:t xml:space="preserve">HAGHI, R. K; PÉREZ-FERNÁNDEZ, E; ROBERSTON, A. H. J. Prediction of various soil properties for a national spatial dataset of Scottish soils based on four different chemometric approaches: A comparison of near-infrared and mid-infrared spectroscopy. </w:t>
      </w:r>
      <w:r w:rsidRPr="00143E26">
        <w:rPr>
          <w:rFonts w:cs="Arial"/>
          <w:szCs w:val="24"/>
        </w:rPr>
        <w:t>Geoderma</w:t>
      </w:r>
      <w:r w:rsidRPr="00143E26">
        <w:rPr>
          <w:rFonts w:cs="Arial"/>
          <w:b w:val="0"/>
          <w:szCs w:val="24"/>
        </w:rPr>
        <w:t>, v. 396, 115071, 2021.</w:t>
      </w:r>
    </w:p>
    <w:p w14:paraId="713EBFC6" w14:textId="77777777" w:rsidR="00952B9C" w:rsidRPr="00085642" w:rsidRDefault="00952B9C">
      <w:pPr>
        <w:pBdr>
          <w:top w:val="nil"/>
          <w:left w:val="nil"/>
          <w:bottom w:val="nil"/>
          <w:right w:val="nil"/>
          <w:between w:val="nil"/>
        </w:pBdr>
        <w:spacing w:line="240" w:lineRule="auto"/>
        <w:ind w:firstLine="0"/>
        <w:rPr>
          <w:rFonts w:cs="Arial"/>
          <w:szCs w:val="24"/>
          <w:lang w:val="en-US"/>
          <w:rPrChange w:id="533" w:author="Liliane" w:date="2021-05-06T08:52:00Z">
            <w:rPr>
              <w:rFonts w:cs="Arial"/>
              <w:szCs w:val="24"/>
            </w:rPr>
          </w:rPrChange>
        </w:rPr>
      </w:pPr>
    </w:p>
    <w:p w14:paraId="11D158A6" w14:textId="77777777" w:rsidR="00952B9C" w:rsidRPr="00085642" w:rsidRDefault="00952B9C">
      <w:pPr>
        <w:autoSpaceDE w:val="0"/>
        <w:autoSpaceDN w:val="0"/>
        <w:adjustRightInd w:val="0"/>
        <w:spacing w:line="240" w:lineRule="auto"/>
        <w:ind w:firstLine="0"/>
        <w:rPr>
          <w:ins w:id="534" w:author="Liliane" w:date="2021-05-05T22:52:00Z"/>
          <w:rPrChange w:id="535" w:author="Liliane" w:date="2021-05-06T08:52:00Z">
            <w:rPr>
              <w:ins w:id="536" w:author="Liliane" w:date="2021-05-05T22:52:00Z"/>
              <w:lang w:val="en-US"/>
            </w:rPr>
          </w:rPrChange>
        </w:rPr>
      </w:pPr>
      <w:r>
        <w:rPr>
          <w:rFonts w:cs="Arial"/>
          <w:color w:val="000000" w:themeColor="text1"/>
          <w:szCs w:val="24"/>
          <w:lang w:val="en-US"/>
        </w:rPr>
        <w:t xml:space="preserve">HONG, </w:t>
      </w:r>
      <w:r w:rsidRPr="002A6E06">
        <w:rPr>
          <w:rFonts w:cs="Arial"/>
          <w:szCs w:val="24"/>
          <w:lang w:val="en-US"/>
        </w:rPr>
        <w:t>Y. et al</w:t>
      </w:r>
      <w:proofErr w:type="gramStart"/>
      <w:r w:rsidRPr="002A6E06">
        <w:rPr>
          <w:rFonts w:cs="Arial"/>
          <w:szCs w:val="24"/>
          <w:lang w:val="en-US"/>
        </w:rPr>
        <w:t>..</w:t>
      </w:r>
      <w:proofErr w:type="gramEnd"/>
      <w:r w:rsidRPr="002A6E06">
        <w:rPr>
          <w:rFonts w:cs="Arial"/>
          <w:szCs w:val="24"/>
          <w:lang w:val="en-US"/>
        </w:rPr>
        <w:t xml:space="preserve"> Rapid identification of soil organic matter level via visible and near-infrared spectroscopy: Effects of two-dimensional correlation coefficient and extreme learning machine</w:t>
      </w:r>
      <w:r w:rsidRPr="002A6E06">
        <w:rPr>
          <w:rFonts w:cs="Arial"/>
          <w:b/>
          <w:szCs w:val="24"/>
          <w:lang w:val="en-US"/>
        </w:rPr>
        <w:t xml:space="preserve">. </w:t>
      </w:r>
      <w:r w:rsidRPr="00085642">
        <w:rPr>
          <w:rFonts w:cs="Arial"/>
          <w:b/>
          <w:szCs w:val="24"/>
          <w:rPrChange w:id="537" w:author="Liliane" w:date="2021-05-06T08:52:00Z">
            <w:rPr>
              <w:rFonts w:cs="Arial"/>
              <w:b/>
              <w:szCs w:val="24"/>
              <w:lang w:val="en-US"/>
            </w:rPr>
          </w:rPrChange>
        </w:rPr>
        <w:t>Sci Total Environ</w:t>
      </w:r>
      <w:r w:rsidRPr="00085642">
        <w:rPr>
          <w:rFonts w:cs="Arial"/>
          <w:szCs w:val="24"/>
          <w:rPrChange w:id="538" w:author="Liliane" w:date="2021-05-06T08:52:00Z">
            <w:rPr>
              <w:rFonts w:cs="Arial"/>
              <w:szCs w:val="24"/>
              <w:lang w:val="en-US"/>
            </w:rPr>
          </w:rPrChange>
        </w:rPr>
        <w:t>, v. 644, p. 1232 – 1243, 2018</w:t>
      </w:r>
      <w:r w:rsidRPr="00085642">
        <w:rPr>
          <w:rPrChange w:id="539" w:author="Liliane" w:date="2021-05-06T08:52:00Z">
            <w:rPr>
              <w:lang w:val="en-US"/>
            </w:rPr>
          </w:rPrChange>
        </w:rPr>
        <w:t>.</w:t>
      </w:r>
    </w:p>
    <w:p w14:paraId="5C3C6B89" w14:textId="77777777" w:rsidR="00DB64A1" w:rsidRPr="00085642" w:rsidRDefault="00DB64A1">
      <w:pPr>
        <w:autoSpaceDE w:val="0"/>
        <w:autoSpaceDN w:val="0"/>
        <w:adjustRightInd w:val="0"/>
        <w:spacing w:line="240" w:lineRule="auto"/>
        <w:ind w:firstLine="0"/>
        <w:rPr>
          <w:rPrChange w:id="540" w:author="Liliane" w:date="2021-05-06T08:52:00Z">
            <w:rPr>
              <w:lang w:val="en-US"/>
            </w:rPr>
          </w:rPrChange>
        </w:rPr>
      </w:pPr>
    </w:p>
    <w:p w14:paraId="30F5AEB7" w14:textId="77777777" w:rsidR="00DB64A1" w:rsidRPr="005065BA" w:rsidRDefault="00DB64A1">
      <w:pPr>
        <w:pStyle w:val="Ttulo1"/>
        <w:spacing w:line="240" w:lineRule="auto"/>
        <w:rPr>
          <w:rFonts w:cs="Arial"/>
          <w:b w:val="0"/>
          <w:szCs w:val="24"/>
          <w:lang w:val="pt-BR"/>
          <w:rPrChange w:id="541" w:author="Liliane" w:date="2021-05-05T22:52:00Z">
            <w:rPr>
              <w:rFonts w:cs="Arial"/>
              <w:b w:val="0"/>
              <w:szCs w:val="24"/>
            </w:rPr>
          </w:rPrChange>
        </w:rPr>
        <w:pPrChange w:id="542" w:author="Liliane" w:date="2021-05-05T22:52:00Z">
          <w:pPr>
            <w:pStyle w:val="Ttulo1"/>
          </w:pPr>
        </w:pPrChange>
      </w:pPr>
      <w:r w:rsidRPr="00DB64A1">
        <w:rPr>
          <w:rFonts w:cs="Arial"/>
          <w:b w:val="0"/>
          <w:szCs w:val="24"/>
          <w:lang w:val="pt-BR"/>
          <w:rPrChange w:id="543" w:author="Liliane" w:date="2021-05-05T22:52:00Z">
            <w:rPr>
              <w:rFonts w:cs="Arial"/>
              <w:b w:val="0"/>
              <w:szCs w:val="24"/>
            </w:rPr>
          </w:rPrChange>
        </w:rPr>
        <w:t xml:space="preserve">HORST, T.Z. </w:t>
      </w:r>
      <w:r w:rsidRPr="00DB64A1">
        <w:rPr>
          <w:rFonts w:cs="Arial"/>
          <w:szCs w:val="24"/>
          <w:lang w:val="pt-BR"/>
          <w:rPrChange w:id="544" w:author="Liliane" w:date="2021-05-05T22:52:00Z">
            <w:rPr>
              <w:rFonts w:cs="Arial"/>
              <w:szCs w:val="24"/>
            </w:rPr>
          </w:rPrChange>
        </w:rPr>
        <w:t>Variação de parâmetros dendrométricos de pinus taeda l. e a distribuição espacial de atributos do solo por técnicas de mapeamento digital de solos</w:t>
      </w:r>
      <w:r w:rsidRPr="00DB64A1">
        <w:rPr>
          <w:rFonts w:cs="Arial"/>
          <w:b w:val="0"/>
          <w:szCs w:val="24"/>
          <w:lang w:val="pt-BR"/>
          <w:rPrChange w:id="545" w:author="Liliane" w:date="2021-05-05T22:52:00Z">
            <w:rPr>
              <w:rFonts w:cs="Arial"/>
              <w:b w:val="0"/>
              <w:szCs w:val="24"/>
            </w:rPr>
          </w:rPrChange>
        </w:rPr>
        <w:t xml:space="preserve">. </w:t>
      </w:r>
      <w:r w:rsidRPr="005065BA">
        <w:rPr>
          <w:rFonts w:cs="Arial"/>
          <w:b w:val="0"/>
          <w:szCs w:val="24"/>
          <w:lang w:val="pt-BR"/>
          <w:rPrChange w:id="546" w:author="Liliane" w:date="2021-05-05T22:52:00Z">
            <w:rPr>
              <w:rFonts w:cs="Arial"/>
              <w:b w:val="0"/>
              <w:szCs w:val="24"/>
            </w:rPr>
          </w:rPrChange>
        </w:rPr>
        <w:t xml:space="preserve">2017. 122p. Dissertação (Mestrado em Ciência do Solo). Universidade Federal de Santa Maria, Santa Maria, RS, 2017. </w:t>
      </w:r>
    </w:p>
    <w:p w14:paraId="0F4FFD3A" w14:textId="77777777" w:rsidR="00952B9C" w:rsidRPr="005065BA" w:rsidRDefault="00952B9C">
      <w:pPr>
        <w:autoSpaceDE w:val="0"/>
        <w:autoSpaceDN w:val="0"/>
        <w:adjustRightInd w:val="0"/>
        <w:spacing w:line="240" w:lineRule="auto"/>
        <w:ind w:firstLine="0"/>
        <w:rPr>
          <w:rPrChange w:id="547" w:author="Liliane" w:date="2021-05-05T22:52:00Z">
            <w:rPr>
              <w:lang w:val="en-US"/>
            </w:rPr>
          </w:rPrChange>
        </w:rPr>
      </w:pPr>
    </w:p>
    <w:p w14:paraId="2742821E" w14:textId="77777777" w:rsidR="00952B9C" w:rsidRDefault="00952B9C">
      <w:pPr>
        <w:pStyle w:val="Ttulo1"/>
        <w:spacing w:line="240" w:lineRule="auto"/>
        <w:rPr>
          <w:ins w:id="548" w:author="Liliane" w:date="2021-04-18T22:49:00Z"/>
          <w:rFonts w:cs="Arial"/>
          <w:b w:val="0"/>
          <w:szCs w:val="24"/>
        </w:rPr>
      </w:pPr>
      <w:r w:rsidRPr="00183354">
        <w:rPr>
          <w:rFonts w:cs="Arial"/>
          <w:b w:val="0"/>
          <w:szCs w:val="24"/>
        </w:rPr>
        <w:t>INOUE, Y et al. Diagnostic mapping of canopy nitrogen content in rice based on hyperspectral measurements</w:t>
      </w:r>
      <w:r>
        <w:rPr>
          <w:rFonts w:cs="Arial"/>
          <w:b w:val="0"/>
          <w:szCs w:val="24"/>
        </w:rPr>
        <w:t xml:space="preserve">. </w:t>
      </w:r>
      <w:r w:rsidRPr="00183354">
        <w:rPr>
          <w:rFonts w:cs="Arial"/>
          <w:szCs w:val="24"/>
        </w:rPr>
        <w:t>Remote Sensing of Environment</w:t>
      </w:r>
      <w:r>
        <w:rPr>
          <w:rFonts w:cs="Arial"/>
          <w:b w:val="0"/>
          <w:szCs w:val="24"/>
        </w:rPr>
        <w:t>, v. 126, p. 210 – 221, 2012.</w:t>
      </w:r>
    </w:p>
    <w:p w14:paraId="0AB25BF0" w14:textId="77777777" w:rsidR="00952B9C" w:rsidRPr="00085642" w:rsidRDefault="00952B9C">
      <w:pPr>
        <w:spacing w:line="240" w:lineRule="auto"/>
        <w:rPr>
          <w:b/>
          <w:lang w:val="en-US"/>
          <w:rPrChange w:id="549" w:author="Liliane" w:date="2021-05-06T08:52:00Z">
            <w:rPr>
              <w:rFonts w:cs="Arial"/>
              <w:b w:val="0"/>
              <w:szCs w:val="24"/>
            </w:rPr>
          </w:rPrChange>
        </w:rPr>
        <w:pPrChange w:id="550" w:author="Liliane" w:date="2021-04-18T22:49:00Z">
          <w:pPr>
            <w:pStyle w:val="Ttulo1"/>
            <w:spacing w:line="240" w:lineRule="auto"/>
          </w:pPr>
        </w:pPrChange>
      </w:pPr>
    </w:p>
    <w:p w14:paraId="3D867A03" w14:textId="77777777" w:rsidR="00952B9C" w:rsidRDefault="00952B9C">
      <w:pPr>
        <w:pStyle w:val="Ttulo1"/>
        <w:spacing w:line="240" w:lineRule="auto"/>
        <w:rPr>
          <w:ins w:id="551" w:author="Liliane" w:date="2021-04-18T22:50:00Z"/>
          <w:rStyle w:val="title-text"/>
          <w:rFonts w:cs="Arial"/>
          <w:b w:val="0"/>
        </w:rPr>
      </w:pPr>
      <w:r w:rsidRPr="00183354">
        <w:rPr>
          <w:rFonts w:cs="Arial"/>
          <w:b w:val="0"/>
          <w:szCs w:val="24"/>
        </w:rPr>
        <w:lastRenderedPageBreak/>
        <w:t>JACKSON, R.D; HUETE, A.R.</w:t>
      </w:r>
      <w:r w:rsidRPr="00183354">
        <w:rPr>
          <w:rFonts w:cs="Arial"/>
          <w:szCs w:val="24"/>
        </w:rPr>
        <w:t xml:space="preserve"> </w:t>
      </w:r>
      <w:r w:rsidRPr="00183354">
        <w:rPr>
          <w:rStyle w:val="title-text"/>
          <w:rFonts w:cs="Arial"/>
          <w:b w:val="0"/>
        </w:rPr>
        <w:t>Interpreting vegetation indices</w:t>
      </w:r>
      <w:r>
        <w:rPr>
          <w:rStyle w:val="title-text"/>
          <w:rFonts w:cs="Arial"/>
          <w:b w:val="0"/>
        </w:rPr>
        <w:t xml:space="preserve">. </w:t>
      </w:r>
      <w:r w:rsidRPr="004264A3">
        <w:rPr>
          <w:rStyle w:val="title-text"/>
          <w:rFonts w:cs="Arial"/>
        </w:rPr>
        <w:t>Preventive Veterinary Medicine</w:t>
      </w:r>
      <w:r w:rsidRPr="004264A3">
        <w:rPr>
          <w:rStyle w:val="title-text"/>
          <w:rFonts w:cs="Arial"/>
          <w:b w:val="0"/>
        </w:rPr>
        <w:t>, v. 11 (3 – 4), p. 185 – 200, 1991.</w:t>
      </w:r>
    </w:p>
    <w:p w14:paraId="4BDE4657" w14:textId="77777777" w:rsidR="00952B9C" w:rsidRPr="00085642" w:rsidRDefault="00952B9C">
      <w:pPr>
        <w:spacing w:line="240" w:lineRule="auto"/>
        <w:rPr>
          <w:lang w:val="en-US"/>
          <w:rPrChange w:id="552" w:author="Liliane" w:date="2021-05-06T08:52:00Z">
            <w:rPr>
              <w:rStyle w:val="title-text"/>
              <w:rFonts w:cs="Arial"/>
              <w:b w:val="0"/>
            </w:rPr>
          </w:rPrChange>
        </w:rPr>
        <w:pPrChange w:id="553" w:author="Liliane" w:date="2021-04-18T22:50:00Z">
          <w:pPr>
            <w:pStyle w:val="Ttulo1"/>
            <w:spacing w:line="240" w:lineRule="auto"/>
          </w:pPr>
        </w:pPrChange>
      </w:pPr>
    </w:p>
    <w:p w14:paraId="6B039902" w14:textId="77777777" w:rsidR="00952B9C" w:rsidRDefault="00952B9C">
      <w:pPr>
        <w:pStyle w:val="Ttulo1"/>
        <w:spacing w:line="240" w:lineRule="auto"/>
        <w:rPr>
          <w:ins w:id="554" w:author="Liliane" w:date="2021-04-18T22:50:00Z"/>
          <w:rFonts w:cs="Arial"/>
          <w:b w:val="0"/>
          <w:szCs w:val="24"/>
        </w:rPr>
        <w:pPrChange w:id="555" w:author="Liliane" w:date="2021-04-18T22:46:00Z">
          <w:pPr>
            <w:pStyle w:val="Ttulo1"/>
          </w:pPr>
        </w:pPrChange>
      </w:pPr>
      <w:r w:rsidRPr="00A03BEF">
        <w:rPr>
          <w:rFonts w:cs="Arial"/>
          <w:b w:val="0"/>
          <w:szCs w:val="24"/>
        </w:rPr>
        <w:t>JACONI, A.; CORA, V.; DON, A. Near infrared spectroscopy as an easy and precise method to estimate soil texture</w:t>
      </w:r>
      <w:r>
        <w:rPr>
          <w:rFonts w:cs="Arial"/>
          <w:b w:val="0"/>
          <w:szCs w:val="24"/>
        </w:rPr>
        <w:t xml:space="preserve">. </w:t>
      </w:r>
      <w:r w:rsidRPr="00A03BEF">
        <w:rPr>
          <w:rFonts w:cs="Arial"/>
          <w:szCs w:val="24"/>
        </w:rPr>
        <w:t>Geoderma</w:t>
      </w:r>
      <w:r>
        <w:rPr>
          <w:rFonts w:cs="Arial"/>
          <w:b w:val="0"/>
          <w:szCs w:val="24"/>
        </w:rPr>
        <w:t>, v. 337, p. 906-913, 2019.</w:t>
      </w:r>
    </w:p>
    <w:p w14:paraId="4F2B6D78" w14:textId="3F27ABE8" w:rsidR="00952B9C" w:rsidRDefault="00952B9C" w:rsidP="00952B9C">
      <w:pPr>
        <w:pBdr>
          <w:top w:val="nil"/>
          <w:left w:val="nil"/>
          <w:bottom w:val="nil"/>
          <w:right w:val="nil"/>
          <w:between w:val="nil"/>
        </w:pBdr>
        <w:spacing w:line="240" w:lineRule="auto"/>
        <w:ind w:firstLine="0"/>
        <w:rPr>
          <w:rFonts w:cs="Arial"/>
          <w:szCs w:val="24"/>
          <w:lang w:val="en-US"/>
        </w:rPr>
      </w:pPr>
    </w:p>
    <w:p w14:paraId="39D95E74" w14:textId="77777777" w:rsidR="00952B9C" w:rsidRDefault="00952B9C" w:rsidP="00952B9C">
      <w:pPr>
        <w:pStyle w:val="Ttulo1"/>
        <w:spacing w:line="240" w:lineRule="auto"/>
        <w:rPr>
          <w:ins w:id="556" w:author="Liliane" w:date="2021-04-18T22:50:00Z"/>
          <w:rFonts w:cs="Arial"/>
          <w:b w:val="0"/>
          <w:szCs w:val="24"/>
        </w:rPr>
      </w:pPr>
      <w:r w:rsidRPr="00DF4E07">
        <w:rPr>
          <w:rStyle w:val="title-text"/>
          <w:rFonts w:cs="Arial"/>
          <w:b w:val="0"/>
        </w:rPr>
        <w:t>JIN, X. et al.</w:t>
      </w:r>
      <w:r>
        <w:rPr>
          <w:rStyle w:val="title-text"/>
          <w:rFonts w:cs="Arial"/>
        </w:rPr>
        <w:t xml:space="preserve"> </w:t>
      </w:r>
      <w:r w:rsidRPr="00C249C1">
        <w:rPr>
          <w:rFonts w:cs="Arial"/>
          <w:b w:val="0"/>
          <w:szCs w:val="24"/>
        </w:rPr>
        <w:t>Comparison of different satellite bands and vegetation indices for estimation of soil organic matter based on simulated spectral configuration</w:t>
      </w:r>
      <w:r>
        <w:rPr>
          <w:rFonts w:cs="Arial"/>
          <w:b w:val="0"/>
          <w:szCs w:val="24"/>
        </w:rPr>
        <w:t xml:space="preserve">. </w:t>
      </w:r>
      <w:r w:rsidRPr="005B2348">
        <w:rPr>
          <w:rFonts w:cs="Arial"/>
          <w:szCs w:val="24"/>
        </w:rPr>
        <w:t>Agricultural and Forest Meteorology</w:t>
      </w:r>
      <w:r w:rsidRPr="005B2348">
        <w:rPr>
          <w:rFonts w:cs="Arial"/>
          <w:b w:val="0"/>
          <w:szCs w:val="24"/>
        </w:rPr>
        <w:t>, v. 244 – 245, p. 57 – 61, 2017.</w:t>
      </w:r>
    </w:p>
    <w:p w14:paraId="50136B5C" w14:textId="77777777" w:rsidR="00952B9C" w:rsidRPr="00085642" w:rsidRDefault="00952B9C">
      <w:pPr>
        <w:spacing w:line="240" w:lineRule="auto"/>
        <w:rPr>
          <w:b/>
          <w:lang w:val="en-US"/>
          <w:rPrChange w:id="557" w:author="Liliane" w:date="2021-05-06T08:52:00Z">
            <w:rPr>
              <w:rFonts w:cs="Arial"/>
              <w:b w:val="0"/>
              <w:szCs w:val="24"/>
            </w:rPr>
          </w:rPrChange>
        </w:rPr>
        <w:pPrChange w:id="558" w:author="Liliane" w:date="2021-04-18T22:50:00Z">
          <w:pPr>
            <w:pStyle w:val="Ttulo1"/>
            <w:spacing w:line="240" w:lineRule="auto"/>
          </w:pPr>
        </w:pPrChange>
      </w:pPr>
    </w:p>
    <w:p w14:paraId="63096619" w14:textId="77777777" w:rsidR="00952B9C" w:rsidRDefault="00952B9C">
      <w:pPr>
        <w:pStyle w:val="Ttulo1"/>
        <w:spacing w:line="240" w:lineRule="auto"/>
        <w:rPr>
          <w:ins w:id="559" w:author="Liliane" w:date="2021-04-18T22:50:00Z"/>
          <w:rFonts w:cs="Arial"/>
          <w:b w:val="0"/>
          <w:szCs w:val="24"/>
        </w:rPr>
      </w:pPr>
      <w:r w:rsidRPr="00A2528F">
        <w:rPr>
          <w:rFonts w:cs="Arial"/>
          <w:b w:val="0"/>
          <w:szCs w:val="24"/>
        </w:rPr>
        <w:t xml:space="preserve">JIN, X. et al. Remote estimation of soil organic matter content in the </w:t>
      </w:r>
      <w:proofErr w:type="spellStart"/>
      <w:r w:rsidRPr="00A2528F">
        <w:rPr>
          <w:rFonts w:cs="Arial"/>
          <w:b w:val="0"/>
          <w:szCs w:val="24"/>
        </w:rPr>
        <w:t>Sanjiang</w:t>
      </w:r>
      <w:proofErr w:type="spellEnd"/>
      <w:r>
        <w:rPr>
          <w:rFonts w:cs="Arial"/>
          <w:b w:val="0"/>
          <w:szCs w:val="24"/>
        </w:rPr>
        <w:t xml:space="preserve"> </w:t>
      </w:r>
      <w:r w:rsidRPr="00A2528F">
        <w:rPr>
          <w:rFonts w:cs="Arial"/>
          <w:b w:val="0"/>
          <w:szCs w:val="24"/>
        </w:rPr>
        <w:t xml:space="preserve">Plain, </w:t>
      </w:r>
      <w:proofErr w:type="spellStart"/>
      <w:r w:rsidRPr="00A2528F">
        <w:rPr>
          <w:rFonts w:cs="Arial"/>
          <w:b w:val="0"/>
          <w:szCs w:val="24"/>
        </w:rPr>
        <w:t>Northest</w:t>
      </w:r>
      <w:proofErr w:type="spellEnd"/>
      <w:r w:rsidRPr="00A2528F">
        <w:rPr>
          <w:rFonts w:cs="Arial"/>
          <w:b w:val="0"/>
          <w:szCs w:val="24"/>
        </w:rPr>
        <w:t xml:space="preserve"> China: The optimal band algorithm versus the GRA-ANN model</w:t>
      </w:r>
      <w:r>
        <w:rPr>
          <w:rFonts w:cs="Arial"/>
          <w:b w:val="0"/>
          <w:szCs w:val="24"/>
        </w:rPr>
        <w:t xml:space="preserve">. </w:t>
      </w:r>
      <w:r w:rsidRPr="00952B9C">
        <w:rPr>
          <w:rFonts w:cs="Arial"/>
          <w:szCs w:val="24"/>
          <w:rPrChange w:id="560" w:author="Liliane" w:date="2021-04-18T22:45:00Z">
            <w:rPr>
              <w:rFonts w:cs="Arial"/>
              <w:szCs w:val="24"/>
              <w:lang w:val="pt-BR"/>
            </w:rPr>
          </w:rPrChange>
        </w:rPr>
        <w:t>Agricultural and Forest Meteorology</w:t>
      </w:r>
      <w:r w:rsidRPr="00952B9C">
        <w:rPr>
          <w:rFonts w:cs="Arial"/>
          <w:b w:val="0"/>
          <w:szCs w:val="24"/>
          <w:rPrChange w:id="561" w:author="Liliane" w:date="2021-04-18T22:45:00Z">
            <w:rPr>
              <w:rFonts w:cs="Arial"/>
              <w:b w:val="0"/>
              <w:szCs w:val="24"/>
              <w:lang w:val="pt-BR"/>
            </w:rPr>
          </w:rPrChange>
        </w:rPr>
        <w:t xml:space="preserve">, v. 218 – 219, p. 250 – 260, 2016. </w:t>
      </w:r>
    </w:p>
    <w:p w14:paraId="47194374" w14:textId="77777777" w:rsidR="00952B9C" w:rsidRPr="00952B9C" w:rsidRDefault="00952B9C">
      <w:pPr>
        <w:spacing w:line="240" w:lineRule="auto"/>
        <w:rPr>
          <w:b/>
          <w:lang w:val="en-US"/>
          <w:rPrChange w:id="562" w:author="Liliane" w:date="2021-04-18T22:50:00Z">
            <w:rPr>
              <w:rFonts w:cs="Arial"/>
              <w:b w:val="0"/>
              <w:szCs w:val="24"/>
              <w:lang w:val="pt-BR"/>
            </w:rPr>
          </w:rPrChange>
        </w:rPr>
        <w:pPrChange w:id="563" w:author="Liliane" w:date="2021-04-18T22:50:00Z">
          <w:pPr>
            <w:pStyle w:val="Ttulo1"/>
            <w:spacing w:line="240" w:lineRule="auto"/>
          </w:pPr>
        </w:pPrChange>
      </w:pPr>
    </w:p>
    <w:p w14:paraId="7A9EC4BD" w14:textId="1B127D4A" w:rsidR="00952B9C" w:rsidRDefault="00952B9C">
      <w:pPr>
        <w:spacing w:line="240" w:lineRule="auto"/>
        <w:ind w:firstLine="0"/>
        <w:rPr>
          <w:ins w:id="564" w:author="Liliane" w:date="2021-05-05T22:57:00Z"/>
          <w:szCs w:val="24"/>
        </w:rPr>
      </w:pPr>
      <w:r>
        <w:rPr>
          <w:szCs w:val="24"/>
          <w:lang w:val="en-US"/>
        </w:rPr>
        <w:t>JOHNSON,</w:t>
      </w:r>
      <w:r w:rsidR="0078016C">
        <w:rPr>
          <w:szCs w:val="24"/>
          <w:lang w:val="en-US"/>
        </w:rPr>
        <w:t xml:space="preserve"> J. M. </w:t>
      </w:r>
      <w:r>
        <w:rPr>
          <w:szCs w:val="24"/>
          <w:lang w:val="en-US"/>
        </w:rPr>
        <w:t xml:space="preserve">et al. </w:t>
      </w:r>
      <w:r w:rsidRPr="000315D8">
        <w:rPr>
          <w:szCs w:val="24"/>
          <w:lang w:val="en-US"/>
        </w:rPr>
        <w:t>Near-infrared, mid-infrared or combined di</w:t>
      </w:r>
      <w:r w:rsidRPr="000315D8">
        <w:rPr>
          <w:rFonts w:cs="Arial"/>
          <w:szCs w:val="24"/>
          <w:lang w:val="en-US"/>
        </w:rPr>
        <w:t>ff</w:t>
      </w:r>
      <w:r w:rsidRPr="000315D8">
        <w:rPr>
          <w:szCs w:val="24"/>
          <w:lang w:val="en-US"/>
        </w:rPr>
        <w:t>use re</w:t>
      </w:r>
      <w:r w:rsidRPr="000315D8">
        <w:rPr>
          <w:rFonts w:cs="Arial"/>
          <w:szCs w:val="24"/>
          <w:lang w:val="en-US"/>
        </w:rPr>
        <w:t>fl</w:t>
      </w:r>
      <w:r w:rsidRPr="000315D8">
        <w:rPr>
          <w:szCs w:val="24"/>
          <w:lang w:val="en-US"/>
        </w:rPr>
        <w:t>ectance spectroscopy for</w:t>
      </w:r>
      <w:r>
        <w:rPr>
          <w:szCs w:val="24"/>
          <w:lang w:val="en-US"/>
        </w:rPr>
        <w:t xml:space="preserve"> </w:t>
      </w:r>
      <w:r w:rsidRPr="000315D8">
        <w:rPr>
          <w:szCs w:val="24"/>
          <w:lang w:val="en-US"/>
        </w:rPr>
        <w:t>assessing soil fertility in rice</w:t>
      </w:r>
      <w:r>
        <w:rPr>
          <w:szCs w:val="24"/>
          <w:lang w:val="en-US"/>
        </w:rPr>
        <w:t xml:space="preserve"> </w:t>
      </w:r>
      <w:r w:rsidRPr="000315D8">
        <w:rPr>
          <w:rFonts w:cs="Arial"/>
          <w:szCs w:val="24"/>
          <w:lang w:val="en-US"/>
        </w:rPr>
        <w:t>fi</w:t>
      </w:r>
      <w:r w:rsidRPr="000315D8">
        <w:rPr>
          <w:szCs w:val="24"/>
          <w:lang w:val="en-US"/>
        </w:rPr>
        <w:t>elds in sub-Saharan Africa</w:t>
      </w:r>
      <w:r>
        <w:rPr>
          <w:szCs w:val="24"/>
          <w:lang w:val="en-US"/>
        </w:rPr>
        <w:t xml:space="preserve">. </w:t>
      </w:r>
      <w:proofErr w:type="spellStart"/>
      <w:r w:rsidRPr="00952B9C">
        <w:rPr>
          <w:b/>
          <w:szCs w:val="24"/>
          <w:rPrChange w:id="565" w:author="Liliane" w:date="2021-04-18T22:45:00Z">
            <w:rPr>
              <w:b/>
              <w:szCs w:val="24"/>
              <w:lang w:val="en-US"/>
            </w:rPr>
          </w:rPrChange>
        </w:rPr>
        <w:t>Geoderma</w:t>
      </w:r>
      <w:proofErr w:type="spellEnd"/>
      <w:r w:rsidRPr="00952B9C">
        <w:rPr>
          <w:szCs w:val="24"/>
          <w:rPrChange w:id="566" w:author="Liliane" w:date="2021-04-18T22:45:00Z">
            <w:rPr>
              <w:szCs w:val="24"/>
              <w:lang w:val="en-US"/>
            </w:rPr>
          </w:rPrChange>
        </w:rPr>
        <w:t>, v. 354, p. 113840, 2019.</w:t>
      </w:r>
    </w:p>
    <w:p w14:paraId="2C1D5A13" w14:textId="77777777" w:rsidR="0078016C" w:rsidRPr="00952B9C" w:rsidRDefault="0078016C">
      <w:pPr>
        <w:spacing w:line="240" w:lineRule="auto"/>
        <w:ind w:firstLine="0"/>
        <w:rPr>
          <w:szCs w:val="24"/>
          <w:rPrChange w:id="567" w:author="Liliane" w:date="2021-04-18T22:45:00Z">
            <w:rPr>
              <w:szCs w:val="24"/>
              <w:lang w:val="en-US"/>
            </w:rPr>
          </w:rPrChange>
        </w:rPr>
      </w:pPr>
    </w:p>
    <w:p w14:paraId="37EE89EF" w14:textId="77777777" w:rsidR="00952B9C" w:rsidRDefault="00952B9C">
      <w:pPr>
        <w:spacing w:line="240" w:lineRule="auto"/>
        <w:ind w:firstLine="0"/>
        <w:rPr>
          <w:ins w:id="568" w:author="Liliane" w:date="2021-04-18T22:50:00Z"/>
          <w:rFonts w:eastAsia="Calibri"/>
        </w:rPr>
      </w:pPr>
      <w:r w:rsidRPr="00B07752">
        <w:rPr>
          <w:rFonts w:eastAsia="Calibri"/>
        </w:rPr>
        <w:t xml:space="preserve">KÄMPF, N.; KLAMT, E. Mineralogia e Gênese de </w:t>
      </w:r>
      <w:proofErr w:type="spellStart"/>
      <w:r w:rsidRPr="00B07752">
        <w:rPr>
          <w:rFonts w:eastAsia="Calibri"/>
        </w:rPr>
        <w:t>Latossolos</w:t>
      </w:r>
      <w:proofErr w:type="spellEnd"/>
      <w:r w:rsidRPr="00B07752">
        <w:rPr>
          <w:rFonts w:eastAsia="Calibri"/>
        </w:rPr>
        <w:t xml:space="preserve"> (</w:t>
      </w:r>
      <w:proofErr w:type="spellStart"/>
      <w:r w:rsidRPr="00B07752">
        <w:rPr>
          <w:rFonts w:eastAsia="Calibri"/>
        </w:rPr>
        <w:t>Oxisols</w:t>
      </w:r>
      <w:proofErr w:type="spellEnd"/>
      <w:r w:rsidRPr="00B07752">
        <w:rPr>
          <w:rFonts w:eastAsia="Calibri"/>
        </w:rPr>
        <w:t xml:space="preserve">) e Solos </w:t>
      </w:r>
      <w:proofErr w:type="spellStart"/>
      <w:r w:rsidRPr="00B07752">
        <w:rPr>
          <w:rFonts w:eastAsia="Calibri"/>
        </w:rPr>
        <w:t>Podzólicos</w:t>
      </w:r>
      <w:proofErr w:type="spellEnd"/>
      <w:r w:rsidRPr="00B07752">
        <w:rPr>
          <w:rFonts w:eastAsia="Calibri"/>
        </w:rPr>
        <w:t xml:space="preserve"> da Região Nordeste do Planalto </w:t>
      </w:r>
      <w:proofErr w:type="spellStart"/>
      <w:r w:rsidRPr="00B07752">
        <w:rPr>
          <w:rFonts w:eastAsia="Calibri"/>
        </w:rPr>
        <w:t>Sul-Riograndense</w:t>
      </w:r>
      <w:proofErr w:type="spellEnd"/>
      <w:r w:rsidRPr="00B07752">
        <w:rPr>
          <w:rFonts w:eastAsia="Calibri"/>
        </w:rPr>
        <w:t xml:space="preserve">. </w:t>
      </w:r>
      <w:r w:rsidRPr="00024A1F">
        <w:rPr>
          <w:rFonts w:eastAsia="Calibri"/>
          <w:b/>
        </w:rPr>
        <w:t>Revista Brasileira de Ciência do Solo</w:t>
      </w:r>
      <w:r w:rsidRPr="00024A1F">
        <w:rPr>
          <w:rFonts w:eastAsia="Calibri"/>
        </w:rPr>
        <w:t>, v.2, p.68-73, 1978.</w:t>
      </w:r>
    </w:p>
    <w:p w14:paraId="5311A4A4" w14:textId="77777777" w:rsidR="00952B9C" w:rsidRPr="00024A1F" w:rsidRDefault="00952B9C">
      <w:pPr>
        <w:spacing w:line="240" w:lineRule="auto"/>
        <w:ind w:firstLine="0"/>
        <w:rPr>
          <w:rFonts w:eastAsia="Calibri"/>
        </w:rPr>
      </w:pPr>
    </w:p>
    <w:p w14:paraId="552E78A7" w14:textId="77777777" w:rsidR="00952B9C" w:rsidRDefault="00952B9C">
      <w:pPr>
        <w:tabs>
          <w:tab w:val="left" w:pos="708"/>
        </w:tabs>
        <w:suppressAutoHyphens/>
        <w:spacing w:line="240" w:lineRule="auto"/>
        <w:ind w:firstLine="0"/>
        <w:rPr>
          <w:ins w:id="569" w:author="Liliane" w:date="2021-04-18T22:50:00Z"/>
          <w:rFonts w:eastAsia="Calibri" w:cs="Arial"/>
          <w:szCs w:val="24"/>
          <w:lang w:val="en-US" w:eastAsia="zh-CN"/>
        </w:rPr>
      </w:pPr>
      <w:r w:rsidRPr="00003140">
        <w:rPr>
          <w:rFonts w:eastAsia="Calibri" w:cs="Arial"/>
          <w:szCs w:val="24"/>
          <w:lang w:eastAsia="zh-CN"/>
          <w:rPrChange w:id="570" w:author="Taciara Zborowski Horst" w:date="2021-03-30T14:30:00Z">
            <w:rPr>
              <w:rFonts w:eastAsia="Calibri" w:cs="Arial"/>
              <w:szCs w:val="24"/>
              <w:lang w:val="en-US" w:eastAsia="zh-CN"/>
            </w:rPr>
          </w:rPrChange>
        </w:rPr>
        <w:t xml:space="preserve">KNOX, N.M. et al. </w:t>
      </w:r>
      <w:r w:rsidRPr="00792695">
        <w:rPr>
          <w:rFonts w:eastAsia="Calibri" w:cs="Arial"/>
          <w:szCs w:val="24"/>
          <w:lang w:val="en-US" w:eastAsia="zh-CN"/>
        </w:rPr>
        <w:t>Modelling soil carbon fractions with visible near infrared (VNIR) and mid-infrared (MIR) spectroscopy.</w:t>
      </w:r>
      <w:r w:rsidRPr="00792695">
        <w:rPr>
          <w:rFonts w:eastAsia="Calibri" w:cs="Arial"/>
          <w:b/>
          <w:szCs w:val="24"/>
          <w:lang w:val="en-US" w:eastAsia="zh-CN"/>
        </w:rPr>
        <w:t xml:space="preserve"> Geoderma</w:t>
      </w:r>
      <w:r w:rsidRPr="00792695">
        <w:rPr>
          <w:rFonts w:eastAsia="Calibri" w:cs="Arial"/>
          <w:szCs w:val="24"/>
          <w:lang w:val="en-US" w:eastAsia="zh-CN"/>
        </w:rPr>
        <w:t>, v.239–240, p.229–239, 2015.</w:t>
      </w:r>
    </w:p>
    <w:p w14:paraId="66E61BDD" w14:textId="77777777" w:rsidR="00952B9C" w:rsidRDefault="00952B9C">
      <w:pPr>
        <w:tabs>
          <w:tab w:val="left" w:pos="708"/>
        </w:tabs>
        <w:suppressAutoHyphens/>
        <w:spacing w:line="240" w:lineRule="auto"/>
        <w:ind w:firstLine="0"/>
        <w:rPr>
          <w:rFonts w:eastAsia="Calibri" w:cs="Arial"/>
          <w:szCs w:val="24"/>
          <w:lang w:val="en-US" w:eastAsia="zh-CN"/>
        </w:rPr>
      </w:pPr>
    </w:p>
    <w:p w14:paraId="72D78EE8" w14:textId="77777777" w:rsidR="00952B9C" w:rsidRDefault="00952B9C">
      <w:pPr>
        <w:pStyle w:val="Ttulo1"/>
        <w:spacing w:line="240" w:lineRule="auto"/>
        <w:rPr>
          <w:ins w:id="571" w:author="Liliane" w:date="2021-04-18T22:50:00Z"/>
          <w:rFonts w:cs="Arial"/>
          <w:b w:val="0"/>
          <w:szCs w:val="24"/>
        </w:rPr>
        <w:pPrChange w:id="572" w:author="Liliane" w:date="2021-04-18T22:46:00Z">
          <w:pPr>
            <w:pStyle w:val="Ttulo1"/>
          </w:pPr>
        </w:pPrChange>
      </w:pPr>
      <w:r w:rsidRPr="00FB2DF8">
        <w:rPr>
          <w:rFonts w:cs="Arial"/>
          <w:b w:val="0"/>
          <w:szCs w:val="24"/>
        </w:rPr>
        <w:t>LAAMRANI, A. et al. Ensemble Identification of Spectral Bands Related to Soil Organic Carbon Levels over an Agricultural Field in Southern Ontario, Canada</w:t>
      </w:r>
      <w:r>
        <w:rPr>
          <w:rFonts w:cs="Arial"/>
          <w:b w:val="0"/>
          <w:szCs w:val="24"/>
        </w:rPr>
        <w:t xml:space="preserve">. </w:t>
      </w:r>
      <w:r w:rsidRPr="00FB2DF8">
        <w:rPr>
          <w:rFonts w:cs="Arial"/>
          <w:szCs w:val="24"/>
        </w:rPr>
        <w:t>Remote Sensing</w:t>
      </w:r>
      <w:r>
        <w:rPr>
          <w:rFonts w:cs="Arial"/>
          <w:b w:val="0"/>
          <w:szCs w:val="24"/>
        </w:rPr>
        <w:t>, v. 11, n. 11, p. 1298, 2019.</w:t>
      </w:r>
    </w:p>
    <w:p w14:paraId="24C7E9E5" w14:textId="77777777" w:rsidR="00952B9C" w:rsidRPr="00085642" w:rsidRDefault="00952B9C">
      <w:pPr>
        <w:spacing w:line="240" w:lineRule="auto"/>
        <w:rPr>
          <w:b/>
          <w:lang w:val="en-US"/>
          <w:rPrChange w:id="573" w:author="Liliane" w:date="2021-05-06T08:52:00Z">
            <w:rPr>
              <w:rFonts w:cs="Arial"/>
              <w:b w:val="0"/>
              <w:szCs w:val="24"/>
            </w:rPr>
          </w:rPrChange>
        </w:rPr>
        <w:pPrChange w:id="574" w:author="Liliane" w:date="2021-04-18T22:50:00Z">
          <w:pPr>
            <w:pStyle w:val="Ttulo1"/>
          </w:pPr>
        </w:pPrChange>
      </w:pPr>
    </w:p>
    <w:p w14:paraId="52925E3B" w14:textId="77777777" w:rsidR="00952B9C" w:rsidRDefault="00952B9C">
      <w:pPr>
        <w:pStyle w:val="Ttulo1"/>
        <w:spacing w:line="240" w:lineRule="auto"/>
        <w:rPr>
          <w:ins w:id="575" w:author="Liliane" w:date="2021-04-18T22:50:00Z"/>
          <w:rFonts w:cs="Arial"/>
          <w:b w:val="0"/>
          <w:szCs w:val="24"/>
        </w:rPr>
        <w:pPrChange w:id="576" w:author="Liliane" w:date="2021-04-18T22:46:00Z">
          <w:pPr>
            <w:pStyle w:val="Ttulo1"/>
          </w:pPr>
        </w:pPrChange>
      </w:pPr>
      <w:r w:rsidRPr="00D35095">
        <w:rPr>
          <w:rFonts w:cs="Arial"/>
          <w:b w:val="0"/>
          <w:szCs w:val="24"/>
          <w:rPrChange w:id="577" w:author="Liliane" w:date="2021-04-18T22:35:00Z">
            <w:rPr>
              <w:rFonts w:cs="Arial"/>
              <w:b w:val="0"/>
              <w:szCs w:val="24"/>
              <w:lang w:val="pt-BR"/>
            </w:rPr>
          </w:rPrChange>
        </w:rPr>
        <w:t xml:space="preserve">LAAZAR, A. et al. </w:t>
      </w:r>
      <w:r w:rsidRPr="006D3849">
        <w:rPr>
          <w:rFonts w:cs="Arial"/>
          <w:b w:val="0"/>
          <w:szCs w:val="24"/>
        </w:rPr>
        <w:t>The manifestation of VIS-NIRS spectroscopy data to predict and mapping soil textur</w:t>
      </w:r>
      <w:r>
        <w:rPr>
          <w:rFonts w:cs="Arial"/>
          <w:b w:val="0"/>
          <w:szCs w:val="24"/>
        </w:rPr>
        <w:t xml:space="preserve">e in the </w:t>
      </w:r>
      <w:proofErr w:type="spellStart"/>
      <w:r>
        <w:rPr>
          <w:rFonts w:cs="Arial"/>
          <w:b w:val="0"/>
          <w:szCs w:val="24"/>
        </w:rPr>
        <w:t>Triffa</w:t>
      </w:r>
      <w:proofErr w:type="spellEnd"/>
      <w:r>
        <w:rPr>
          <w:rFonts w:cs="Arial"/>
          <w:b w:val="0"/>
          <w:szCs w:val="24"/>
        </w:rPr>
        <w:t xml:space="preserve"> plain (Morocco). </w:t>
      </w:r>
      <w:r w:rsidRPr="00D35095">
        <w:rPr>
          <w:rFonts w:cs="Arial"/>
          <w:szCs w:val="24"/>
          <w:rPrChange w:id="578" w:author="Liliane" w:date="2021-04-18T22:35:00Z">
            <w:rPr>
              <w:rFonts w:cs="Arial"/>
              <w:szCs w:val="24"/>
              <w:lang w:val="pt-BR"/>
            </w:rPr>
          </w:rPrChange>
        </w:rPr>
        <w:t xml:space="preserve">Kuwait </w:t>
      </w:r>
      <w:r w:rsidRPr="009F6901">
        <w:rPr>
          <w:rFonts w:cs="Arial"/>
          <w:szCs w:val="24"/>
        </w:rPr>
        <w:t>Journal of Science</w:t>
      </w:r>
      <w:r>
        <w:rPr>
          <w:rFonts w:cs="Arial"/>
          <w:b w:val="0"/>
          <w:szCs w:val="24"/>
        </w:rPr>
        <w:t>, v. 48, n. 1, p. 127-137, 2021.</w:t>
      </w:r>
    </w:p>
    <w:p w14:paraId="51A41238" w14:textId="77777777" w:rsidR="00952B9C" w:rsidRPr="00085642" w:rsidRDefault="00952B9C">
      <w:pPr>
        <w:spacing w:line="240" w:lineRule="auto"/>
        <w:rPr>
          <w:b/>
          <w:lang w:val="en-US"/>
          <w:rPrChange w:id="579" w:author="Liliane" w:date="2021-05-06T08:52:00Z">
            <w:rPr>
              <w:rFonts w:cs="Arial"/>
              <w:b w:val="0"/>
              <w:szCs w:val="24"/>
            </w:rPr>
          </w:rPrChange>
        </w:rPr>
        <w:pPrChange w:id="580" w:author="Liliane" w:date="2021-04-18T22:51:00Z">
          <w:pPr>
            <w:pStyle w:val="Ttulo1"/>
          </w:pPr>
        </w:pPrChange>
      </w:pPr>
    </w:p>
    <w:p w14:paraId="5435D254" w14:textId="77777777" w:rsidR="00952B9C" w:rsidRDefault="00952B9C" w:rsidP="00952B9C">
      <w:pPr>
        <w:spacing w:line="240" w:lineRule="auto"/>
        <w:ind w:firstLine="0"/>
        <w:rPr>
          <w:szCs w:val="24"/>
          <w:lang w:val="en-US"/>
        </w:rPr>
      </w:pPr>
      <w:r>
        <w:rPr>
          <w:szCs w:val="24"/>
          <w:lang w:val="en-US"/>
        </w:rPr>
        <w:t xml:space="preserve">LAL. R </w:t>
      </w:r>
      <w:r w:rsidRPr="00CB7C8F">
        <w:rPr>
          <w:szCs w:val="24"/>
          <w:lang w:val="en-US"/>
        </w:rPr>
        <w:t xml:space="preserve">et al. The carbon sequestration potential of terrestrial ecosystems. </w:t>
      </w:r>
      <w:r w:rsidRPr="001615AF">
        <w:rPr>
          <w:b/>
          <w:szCs w:val="24"/>
          <w:lang w:val="en-US"/>
        </w:rPr>
        <w:t>Journal of Soil and Water Conservation</w:t>
      </w:r>
      <w:r>
        <w:rPr>
          <w:szCs w:val="24"/>
          <w:lang w:val="en-US"/>
        </w:rPr>
        <w:t>, v. 73, n. 6, p. 145-152</w:t>
      </w:r>
      <w:r w:rsidRPr="00CB7C8F">
        <w:rPr>
          <w:szCs w:val="24"/>
          <w:lang w:val="en-US"/>
        </w:rPr>
        <w:t>, 2018</w:t>
      </w:r>
      <w:r>
        <w:rPr>
          <w:szCs w:val="24"/>
          <w:lang w:val="en-US"/>
        </w:rPr>
        <w:t>.</w:t>
      </w:r>
    </w:p>
    <w:p w14:paraId="2FD2B2A3" w14:textId="77777777" w:rsidR="00952B9C" w:rsidRPr="00794F31" w:rsidRDefault="00952B9C" w:rsidP="00952B9C">
      <w:pPr>
        <w:pStyle w:val="highwire-cite-authors"/>
        <w:jc w:val="both"/>
        <w:rPr>
          <w:rFonts w:ascii="Arial" w:hAnsi="Arial" w:cs="Arial"/>
          <w:lang w:val="en-US"/>
        </w:rPr>
      </w:pPr>
      <w:r w:rsidRPr="00794F31">
        <w:rPr>
          <w:rFonts w:ascii="Arial" w:hAnsi="Arial" w:cs="Arial"/>
          <w:lang w:val="en-US"/>
        </w:rPr>
        <w:t xml:space="preserve">LAZAAR, A. et al. The application of proximal visible and near-infrared spectroscopy to estimate soil organic matter on the </w:t>
      </w:r>
      <w:proofErr w:type="spellStart"/>
      <w:r w:rsidRPr="00794F31">
        <w:rPr>
          <w:rFonts w:ascii="Arial" w:hAnsi="Arial" w:cs="Arial"/>
          <w:lang w:val="en-US"/>
        </w:rPr>
        <w:t>Triffa</w:t>
      </w:r>
      <w:proofErr w:type="spellEnd"/>
      <w:r w:rsidRPr="00794F31">
        <w:rPr>
          <w:rFonts w:ascii="Arial" w:hAnsi="Arial" w:cs="Arial"/>
          <w:lang w:val="en-US"/>
        </w:rPr>
        <w:t xml:space="preserve"> Plain of Morocco</w:t>
      </w:r>
      <w:r w:rsidRPr="00794F31">
        <w:rPr>
          <w:rFonts w:ascii="Arial" w:hAnsi="Arial" w:cs="Arial"/>
          <w:b/>
          <w:lang w:val="en-US"/>
        </w:rPr>
        <w:t>. International Soil and Water Conservation Research</w:t>
      </w:r>
      <w:r w:rsidRPr="00794F31">
        <w:rPr>
          <w:rFonts w:ascii="Arial" w:hAnsi="Arial" w:cs="Arial"/>
          <w:lang w:val="en-US"/>
        </w:rPr>
        <w:t xml:space="preserve">, v. </w:t>
      </w:r>
      <w:proofErr w:type="gramStart"/>
      <w:r w:rsidRPr="00794F31">
        <w:rPr>
          <w:rFonts w:ascii="Arial" w:hAnsi="Arial" w:cs="Arial"/>
          <w:lang w:val="en-US"/>
        </w:rPr>
        <w:t>8</w:t>
      </w:r>
      <w:proofErr w:type="gramEnd"/>
      <w:r w:rsidRPr="00794F31">
        <w:rPr>
          <w:rFonts w:ascii="Arial" w:hAnsi="Arial" w:cs="Arial"/>
          <w:lang w:val="en-US"/>
        </w:rPr>
        <w:t xml:space="preserve">, n. 2, p. 195 – 204, 2020. </w:t>
      </w:r>
    </w:p>
    <w:p w14:paraId="411BF40D" w14:textId="77777777" w:rsidR="00952B9C" w:rsidRDefault="00952B9C" w:rsidP="002746BA">
      <w:pPr>
        <w:tabs>
          <w:tab w:val="left" w:pos="708"/>
          <w:tab w:val="left" w:pos="1670"/>
        </w:tabs>
        <w:suppressAutoHyphens/>
        <w:spacing w:line="240" w:lineRule="auto"/>
        <w:ind w:firstLine="0"/>
        <w:rPr>
          <w:ins w:id="581" w:author="Liliane" w:date="2021-04-18T22:51:00Z"/>
          <w:rFonts w:cs="Arial"/>
          <w:szCs w:val="24"/>
          <w:lang w:val="en-US"/>
        </w:rPr>
      </w:pPr>
      <w:r w:rsidRPr="008B632B">
        <w:rPr>
          <w:rFonts w:cs="Arial"/>
          <w:szCs w:val="24"/>
          <w:lang w:val="en-US"/>
        </w:rPr>
        <w:t>LAZZARETTI, B. P</w:t>
      </w:r>
      <w:r>
        <w:rPr>
          <w:rFonts w:cs="Arial"/>
          <w:szCs w:val="24"/>
          <w:lang w:val="en-US"/>
        </w:rPr>
        <w:t>.</w:t>
      </w:r>
      <w:r w:rsidRPr="008B632B">
        <w:rPr>
          <w:rFonts w:cs="Arial"/>
          <w:szCs w:val="24"/>
          <w:lang w:val="en-US"/>
        </w:rPr>
        <w:t xml:space="preserve"> et al. </w:t>
      </w:r>
      <w:r w:rsidRPr="002C4A3F">
        <w:rPr>
          <w:rFonts w:cs="Arial"/>
          <w:szCs w:val="24"/>
          <w:lang w:val="en-US"/>
        </w:rPr>
        <w:t xml:space="preserve">Prediction of soil organic matter and clay contents by near-infrared spectroscopy - </w:t>
      </w:r>
      <w:proofErr w:type="spellStart"/>
      <w:r w:rsidRPr="002C4A3F">
        <w:rPr>
          <w:rFonts w:cs="Arial"/>
          <w:szCs w:val="24"/>
          <w:lang w:val="en-US"/>
        </w:rPr>
        <w:t>NIRS.</w:t>
      </w:r>
      <w:r w:rsidRPr="002C4A3F">
        <w:rPr>
          <w:rFonts w:cs="Arial"/>
          <w:b/>
          <w:bCs/>
          <w:szCs w:val="24"/>
          <w:lang w:val="en-US"/>
        </w:rPr>
        <w:t>Ciência</w:t>
      </w:r>
      <w:proofErr w:type="spellEnd"/>
      <w:r w:rsidRPr="002C4A3F">
        <w:rPr>
          <w:rFonts w:cs="Arial"/>
          <w:b/>
          <w:bCs/>
          <w:szCs w:val="24"/>
          <w:lang w:val="en-US"/>
        </w:rPr>
        <w:t xml:space="preserve"> Rural</w:t>
      </w:r>
      <w:r w:rsidRPr="004001B2">
        <w:rPr>
          <w:rFonts w:cs="Arial"/>
          <w:szCs w:val="24"/>
          <w:lang w:val="en-US"/>
        </w:rPr>
        <w:t xml:space="preserve">, </w:t>
      </w:r>
      <w:r w:rsidRPr="002C4A3F">
        <w:rPr>
          <w:rFonts w:cs="Arial"/>
          <w:szCs w:val="24"/>
          <w:lang w:val="en-US"/>
        </w:rPr>
        <w:t>Santa</w:t>
      </w:r>
      <w:r>
        <w:rPr>
          <w:rFonts w:cs="Arial"/>
          <w:szCs w:val="24"/>
          <w:lang w:val="en-US"/>
        </w:rPr>
        <w:t xml:space="preserve">, v. 50, n.1, </w:t>
      </w:r>
      <w:r w:rsidRPr="004001B2">
        <w:rPr>
          <w:rFonts w:cs="Arial"/>
          <w:szCs w:val="24"/>
          <w:lang w:val="en-US"/>
        </w:rPr>
        <w:t>e20190506,</w:t>
      </w:r>
      <w:r w:rsidRPr="002C4A3F">
        <w:rPr>
          <w:rFonts w:cs="Arial"/>
          <w:szCs w:val="24"/>
          <w:lang w:val="en-US"/>
        </w:rPr>
        <w:t xml:space="preserve"> </w:t>
      </w:r>
      <w:r w:rsidRPr="004001B2">
        <w:rPr>
          <w:rFonts w:cs="Arial"/>
          <w:szCs w:val="24"/>
          <w:lang w:val="en-US"/>
        </w:rPr>
        <w:t xml:space="preserve">2020. </w:t>
      </w:r>
    </w:p>
    <w:p w14:paraId="643DAA34" w14:textId="77777777" w:rsidR="00952B9C" w:rsidRDefault="00952B9C" w:rsidP="00C335D8">
      <w:pPr>
        <w:tabs>
          <w:tab w:val="left" w:pos="708"/>
          <w:tab w:val="left" w:pos="1670"/>
        </w:tabs>
        <w:suppressAutoHyphens/>
        <w:spacing w:line="240" w:lineRule="auto"/>
        <w:ind w:firstLine="0"/>
        <w:rPr>
          <w:rFonts w:cs="Arial"/>
          <w:szCs w:val="24"/>
          <w:lang w:val="en-US"/>
        </w:rPr>
      </w:pPr>
    </w:p>
    <w:p w14:paraId="2CB773FE" w14:textId="77777777" w:rsidR="00952B9C" w:rsidRDefault="00952B9C" w:rsidP="00C335D8">
      <w:pPr>
        <w:spacing w:line="240" w:lineRule="auto"/>
        <w:ind w:firstLine="0"/>
        <w:rPr>
          <w:ins w:id="582" w:author="Liliane" w:date="2021-04-18T22:51:00Z"/>
          <w:lang w:val="en-US"/>
        </w:rPr>
      </w:pPr>
      <w:r w:rsidRPr="005A5487">
        <w:rPr>
          <w:lang w:val="en-US"/>
        </w:rPr>
        <w:t>LEHMANN</w:t>
      </w:r>
      <w:r>
        <w:rPr>
          <w:lang w:val="en-US"/>
        </w:rPr>
        <w:t>, J.;</w:t>
      </w:r>
      <w:r w:rsidRPr="005A5487">
        <w:rPr>
          <w:lang w:val="en-US"/>
        </w:rPr>
        <w:t xml:space="preserve"> KLEBER, M. The contentious nature of soil organic matter. </w:t>
      </w:r>
      <w:r w:rsidRPr="008A6840">
        <w:rPr>
          <w:b/>
          <w:iCs/>
          <w:lang w:val="en-US"/>
        </w:rPr>
        <w:t>Nature</w:t>
      </w:r>
      <w:r>
        <w:rPr>
          <w:lang w:val="en-US"/>
        </w:rPr>
        <w:t xml:space="preserve">, v. </w:t>
      </w:r>
      <w:r w:rsidRPr="005A5487">
        <w:rPr>
          <w:bCs/>
          <w:lang w:val="en-US"/>
        </w:rPr>
        <w:t>528</w:t>
      </w:r>
      <w:r w:rsidRPr="005A5487">
        <w:rPr>
          <w:b/>
          <w:bCs/>
          <w:lang w:val="en-US"/>
        </w:rPr>
        <w:t xml:space="preserve">, </w:t>
      </w:r>
      <w:r>
        <w:rPr>
          <w:bCs/>
          <w:lang w:val="en-US"/>
        </w:rPr>
        <w:t xml:space="preserve">p. </w:t>
      </w:r>
      <w:r w:rsidRPr="005A5487">
        <w:rPr>
          <w:lang w:val="en-US"/>
        </w:rPr>
        <w:t>60–68</w:t>
      </w:r>
      <w:r>
        <w:rPr>
          <w:lang w:val="en-US"/>
        </w:rPr>
        <w:t>, 2015.</w:t>
      </w:r>
    </w:p>
    <w:p w14:paraId="686E7295" w14:textId="14E9AEB8" w:rsidR="00952B9C" w:rsidRDefault="00952B9C" w:rsidP="00C335D8">
      <w:pPr>
        <w:spacing w:line="240" w:lineRule="auto"/>
        <w:ind w:firstLine="0"/>
        <w:rPr>
          <w:lang w:val="en-US"/>
        </w:rPr>
      </w:pPr>
      <w:r w:rsidRPr="005A5487">
        <w:rPr>
          <w:lang w:val="en-US"/>
        </w:rPr>
        <w:t xml:space="preserve"> </w:t>
      </w:r>
    </w:p>
    <w:p w14:paraId="702EB27D" w14:textId="77777777" w:rsidR="00952B9C" w:rsidRDefault="00952B9C">
      <w:pPr>
        <w:pStyle w:val="Ttulo1"/>
        <w:spacing w:line="240" w:lineRule="auto"/>
        <w:rPr>
          <w:ins w:id="583" w:author="Liliane" w:date="2021-04-18T22:51:00Z"/>
          <w:rFonts w:cs="Arial"/>
          <w:b w:val="0"/>
          <w:szCs w:val="24"/>
        </w:rPr>
        <w:pPrChange w:id="584" w:author="Liliane" w:date="2021-04-18T22:46:00Z">
          <w:pPr>
            <w:pStyle w:val="Ttulo1"/>
          </w:pPr>
        </w:pPrChange>
      </w:pPr>
      <w:r w:rsidRPr="009F6901">
        <w:rPr>
          <w:rFonts w:cs="Arial"/>
          <w:b w:val="0"/>
          <w:szCs w:val="24"/>
        </w:rPr>
        <w:t>LEVI, N.; KARNIELI, A.; PAZ-KAZAN, T. Using</w:t>
      </w:r>
      <w:r>
        <w:rPr>
          <w:rFonts w:cs="Arial"/>
          <w:b w:val="0"/>
          <w:szCs w:val="24"/>
        </w:rPr>
        <w:t xml:space="preserve"> </w:t>
      </w:r>
      <w:r w:rsidRPr="009F6901">
        <w:rPr>
          <w:rFonts w:cs="Arial"/>
          <w:b w:val="0"/>
          <w:szCs w:val="24"/>
        </w:rPr>
        <w:t>reflectance</w:t>
      </w:r>
      <w:r>
        <w:rPr>
          <w:rFonts w:cs="Arial"/>
          <w:b w:val="0"/>
          <w:szCs w:val="24"/>
        </w:rPr>
        <w:t xml:space="preserve"> </w:t>
      </w:r>
      <w:r w:rsidRPr="009F6901">
        <w:rPr>
          <w:rFonts w:cs="Arial"/>
          <w:b w:val="0"/>
          <w:szCs w:val="24"/>
        </w:rPr>
        <w:t>spectroscopy</w:t>
      </w:r>
      <w:r>
        <w:rPr>
          <w:rFonts w:cs="Arial"/>
          <w:b w:val="0"/>
          <w:szCs w:val="24"/>
        </w:rPr>
        <w:t xml:space="preserve"> </w:t>
      </w:r>
      <w:r w:rsidRPr="009F6901">
        <w:rPr>
          <w:rFonts w:cs="Arial"/>
          <w:b w:val="0"/>
          <w:szCs w:val="24"/>
        </w:rPr>
        <w:t>for</w:t>
      </w:r>
      <w:r>
        <w:rPr>
          <w:rFonts w:cs="Arial"/>
          <w:b w:val="0"/>
          <w:szCs w:val="24"/>
        </w:rPr>
        <w:t xml:space="preserve"> </w:t>
      </w:r>
      <w:r w:rsidRPr="009F6901">
        <w:rPr>
          <w:rFonts w:cs="Arial"/>
          <w:b w:val="0"/>
          <w:szCs w:val="24"/>
        </w:rPr>
        <w:t>detecting</w:t>
      </w:r>
      <w:r>
        <w:rPr>
          <w:rFonts w:cs="Arial"/>
          <w:b w:val="0"/>
          <w:szCs w:val="24"/>
        </w:rPr>
        <w:t xml:space="preserve"> </w:t>
      </w:r>
      <w:r w:rsidRPr="009F6901">
        <w:rPr>
          <w:rFonts w:cs="Arial"/>
          <w:b w:val="0"/>
          <w:szCs w:val="24"/>
        </w:rPr>
        <w:t>land-use</w:t>
      </w:r>
      <w:r>
        <w:rPr>
          <w:rFonts w:cs="Arial"/>
          <w:b w:val="0"/>
          <w:szCs w:val="24"/>
        </w:rPr>
        <w:t xml:space="preserve"> </w:t>
      </w:r>
      <w:r w:rsidRPr="009F6901">
        <w:rPr>
          <w:rFonts w:cs="Arial"/>
          <w:b w:val="0"/>
          <w:szCs w:val="24"/>
        </w:rPr>
        <w:t>effects</w:t>
      </w:r>
      <w:r>
        <w:rPr>
          <w:rFonts w:cs="Arial"/>
          <w:b w:val="0"/>
          <w:szCs w:val="24"/>
        </w:rPr>
        <w:t xml:space="preserve"> </w:t>
      </w:r>
      <w:r w:rsidRPr="009F6901">
        <w:rPr>
          <w:rFonts w:cs="Arial"/>
          <w:b w:val="0"/>
          <w:szCs w:val="24"/>
        </w:rPr>
        <w:t>on</w:t>
      </w:r>
      <w:r>
        <w:rPr>
          <w:rFonts w:cs="Arial"/>
          <w:b w:val="0"/>
          <w:szCs w:val="24"/>
        </w:rPr>
        <w:t xml:space="preserve"> </w:t>
      </w:r>
      <w:r w:rsidRPr="009F6901">
        <w:rPr>
          <w:rFonts w:cs="Arial"/>
          <w:b w:val="0"/>
          <w:szCs w:val="24"/>
        </w:rPr>
        <w:t>soil</w:t>
      </w:r>
      <w:r>
        <w:rPr>
          <w:rFonts w:cs="Arial"/>
          <w:b w:val="0"/>
          <w:szCs w:val="24"/>
        </w:rPr>
        <w:t xml:space="preserve"> </w:t>
      </w:r>
      <w:r w:rsidRPr="009F6901">
        <w:rPr>
          <w:rFonts w:cs="Arial"/>
          <w:b w:val="0"/>
          <w:szCs w:val="24"/>
        </w:rPr>
        <w:t>quality</w:t>
      </w:r>
      <w:r>
        <w:rPr>
          <w:rFonts w:cs="Arial"/>
          <w:b w:val="0"/>
          <w:szCs w:val="24"/>
        </w:rPr>
        <w:t xml:space="preserve"> </w:t>
      </w:r>
      <w:r w:rsidRPr="009F6901">
        <w:rPr>
          <w:rFonts w:cs="Arial"/>
          <w:b w:val="0"/>
          <w:szCs w:val="24"/>
        </w:rPr>
        <w:t>in drylands</w:t>
      </w:r>
      <w:r>
        <w:rPr>
          <w:rFonts w:cs="Arial"/>
          <w:b w:val="0"/>
          <w:szCs w:val="24"/>
        </w:rPr>
        <w:t xml:space="preserve">. </w:t>
      </w:r>
      <w:r w:rsidRPr="00A03BEF">
        <w:rPr>
          <w:rFonts w:cs="Arial"/>
          <w:szCs w:val="24"/>
        </w:rPr>
        <w:t>Soil and Tillage Research</w:t>
      </w:r>
      <w:r>
        <w:rPr>
          <w:rFonts w:cs="Arial"/>
          <w:b w:val="0"/>
          <w:szCs w:val="24"/>
        </w:rPr>
        <w:t>, v. 199, p. 104571, 2020.</w:t>
      </w:r>
    </w:p>
    <w:p w14:paraId="63E07B58" w14:textId="77777777" w:rsidR="00952B9C" w:rsidRPr="00085642" w:rsidRDefault="00952B9C">
      <w:pPr>
        <w:spacing w:line="240" w:lineRule="auto"/>
        <w:rPr>
          <w:b/>
          <w:lang w:val="en-US"/>
          <w:rPrChange w:id="585" w:author="Liliane" w:date="2021-05-06T08:52:00Z">
            <w:rPr>
              <w:rFonts w:cs="Arial"/>
              <w:b w:val="0"/>
              <w:szCs w:val="24"/>
            </w:rPr>
          </w:rPrChange>
        </w:rPr>
        <w:pPrChange w:id="586" w:author="Liliane" w:date="2021-04-18T22:51:00Z">
          <w:pPr>
            <w:pStyle w:val="Ttulo1"/>
          </w:pPr>
        </w:pPrChange>
      </w:pPr>
    </w:p>
    <w:p w14:paraId="4A8268FC" w14:textId="77777777" w:rsidR="00952B9C" w:rsidRDefault="00952B9C" w:rsidP="00952B9C">
      <w:pPr>
        <w:spacing w:line="240" w:lineRule="auto"/>
        <w:ind w:firstLine="0"/>
        <w:rPr>
          <w:ins w:id="587" w:author="Liliane" w:date="2021-04-18T22:51:00Z"/>
          <w:rFonts w:cs="Arial"/>
          <w:color w:val="000000" w:themeColor="text1"/>
          <w:szCs w:val="24"/>
          <w:lang w:val="en-US"/>
        </w:rPr>
      </w:pPr>
      <w:r w:rsidRPr="002C4A3F">
        <w:rPr>
          <w:rStyle w:val="title-text"/>
          <w:rFonts w:cs="Arial"/>
          <w:color w:val="000000" w:themeColor="text1"/>
          <w:lang w:val="en-US"/>
        </w:rPr>
        <w:lastRenderedPageBreak/>
        <w:t xml:space="preserve">LI, S. et al. </w:t>
      </w:r>
      <w:r w:rsidRPr="002C4A3F">
        <w:rPr>
          <w:rFonts w:cs="Arial"/>
          <w:color w:val="000000" w:themeColor="text1"/>
          <w:szCs w:val="24"/>
          <w:lang w:val="en-US"/>
        </w:rPr>
        <w:t xml:space="preserve">In Situ Measurements of Organic Carbon in Soil Profiles Using vis-NIR Spectroscopy on the Qinghai−Tibet Plateau. </w:t>
      </w:r>
      <w:r w:rsidRPr="00003140">
        <w:rPr>
          <w:rFonts w:cs="Arial"/>
          <w:b/>
          <w:color w:val="000000" w:themeColor="text1"/>
          <w:szCs w:val="24"/>
          <w:lang w:val="en-US"/>
          <w:rPrChange w:id="588" w:author="Taciara Zborowski Horst" w:date="2021-03-30T14:30:00Z">
            <w:rPr>
              <w:rFonts w:cs="Arial"/>
              <w:b/>
              <w:color w:val="000000" w:themeColor="text1"/>
              <w:szCs w:val="24"/>
            </w:rPr>
          </w:rPrChange>
        </w:rPr>
        <w:t xml:space="preserve">Environ. Sci. Technol. </w:t>
      </w:r>
      <w:r w:rsidRPr="00003140">
        <w:rPr>
          <w:rFonts w:cs="Arial"/>
          <w:color w:val="000000" w:themeColor="text1"/>
          <w:szCs w:val="24"/>
          <w:lang w:val="en-US"/>
          <w:rPrChange w:id="589" w:author="Taciara Zborowski Horst" w:date="2021-03-30T14:30:00Z">
            <w:rPr>
              <w:rFonts w:cs="Arial"/>
              <w:color w:val="000000" w:themeColor="text1"/>
              <w:szCs w:val="24"/>
            </w:rPr>
          </w:rPrChange>
        </w:rPr>
        <w:t>v. 49 (8), p. 4980—4987, 2015.</w:t>
      </w:r>
    </w:p>
    <w:p w14:paraId="4F65A691" w14:textId="77777777" w:rsidR="00952B9C" w:rsidRPr="00003140" w:rsidRDefault="00952B9C" w:rsidP="00952B9C">
      <w:pPr>
        <w:spacing w:line="240" w:lineRule="auto"/>
        <w:ind w:firstLine="0"/>
        <w:rPr>
          <w:rFonts w:cs="Arial"/>
          <w:color w:val="000000" w:themeColor="text1"/>
          <w:szCs w:val="24"/>
          <w:lang w:val="en-US"/>
          <w:rPrChange w:id="590" w:author="Taciara Zborowski Horst" w:date="2021-03-30T14:30:00Z">
            <w:rPr>
              <w:rFonts w:cs="Arial"/>
              <w:color w:val="000000" w:themeColor="text1"/>
              <w:szCs w:val="24"/>
            </w:rPr>
          </w:rPrChange>
        </w:rPr>
      </w:pPr>
    </w:p>
    <w:p w14:paraId="080263E4" w14:textId="77777777" w:rsidR="00952B9C" w:rsidRDefault="00952B9C" w:rsidP="00952B9C">
      <w:pPr>
        <w:pStyle w:val="Ttulo1"/>
        <w:spacing w:line="240" w:lineRule="auto"/>
        <w:rPr>
          <w:rStyle w:val="title-text"/>
          <w:rFonts w:cs="Arial"/>
          <w:b w:val="0"/>
          <w:color w:val="000000" w:themeColor="text1"/>
        </w:rPr>
      </w:pPr>
      <w:r w:rsidRPr="00E8725B">
        <w:rPr>
          <w:rFonts w:cs="Arial"/>
          <w:b w:val="0"/>
          <w:color w:val="000000" w:themeColor="text1"/>
          <w:szCs w:val="24"/>
        </w:rPr>
        <w:t xml:space="preserve">LIU, S. et al. </w:t>
      </w:r>
      <w:r w:rsidRPr="00E8725B">
        <w:rPr>
          <w:rStyle w:val="title-text"/>
          <w:rFonts w:cs="Arial"/>
          <w:b w:val="0"/>
          <w:color w:val="000000" w:themeColor="text1"/>
        </w:rPr>
        <w:t>Estimating forest soil organic carbon content using vis-NIR spectroscopy: Implications for large-scale soil carbon spectroscopic assessment.</w:t>
      </w:r>
      <w:r w:rsidRPr="00E8725B">
        <w:rPr>
          <w:rStyle w:val="title-text"/>
          <w:rFonts w:cs="Arial"/>
          <w:color w:val="000000" w:themeColor="text1"/>
        </w:rPr>
        <w:t xml:space="preserve"> </w:t>
      </w:r>
      <w:r w:rsidRPr="002C4A3F">
        <w:rPr>
          <w:rStyle w:val="title-text"/>
          <w:rFonts w:cs="Arial"/>
          <w:color w:val="000000" w:themeColor="text1"/>
        </w:rPr>
        <w:t>Geoderma</w:t>
      </w:r>
      <w:r w:rsidRPr="002C4A3F">
        <w:rPr>
          <w:rStyle w:val="title-text"/>
          <w:rFonts w:cs="Arial"/>
          <w:b w:val="0"/>
          <w:color w:val="000000" w:themeColor="text1"/>
        </w:rPr>
        <w:t>, v. 348, p. 3</w:t>
      </w:r>
      <w:r w:rsidRPr="00E8725B">
        <w:rPr>
          <w:rStyle w:val="title-text"/>
          <w:rFonts w:cs="Arial"/>
          <w:b w:val="0"/>
          <w:color w:val="000000" w:themeColor="text1"/>
        </w:rPr>
        <w:t>7-44</w:t>
      </w:r>
      <w:r w:rsidRPr="002C4A3F">
        <w:rPr>
          <w:rStyle w:val="title-text"/>
          <w:rFonts w:cs="Arial"/>
          <w:b w:val="0"/>
          <w:color w:val="000000" w:themeColor="text1"/>
        </w:rPr>
        <w:t>, 2019.</w:t>
      </w:r>
    </w:p>
    <w:p w14:paraId="642DB85F" w14:textId="77777777" w:rsidR="00143E26" w:rsidRPr="00085642" w:rsidRDefault="00143E26">
      <w:pPr>
        <w:ind w:firstLine="0"/>
        <w:rPr>
          <w:lang w:val="en-US"/>
          <w:rPrChange w:id="591" w:author="Liliane" w:date="2021-05-06T08:52:00Z">
            <w:rPr>
              <w:rStyle w:val="title-text"/>
              <w:rFonts w:cs="Arial"/>
              <w:b w:val="0"/>
              <w:color w:val="000000" w:themeColor="text1"/>
            </w:rPr>
          </w:rPrChange>
        </w:rPr>
        <w:pPrChange w:id="592" w:author="Liliane" w:date="2021-05-05T22:21:00Z">
          <w:pPr>
            <w:pStyle w:val="Ttulo1"/>
            <w:spacing w:line="240" w:lineRule="auto"/>
          </w:pPr>
        </w:pPrChange>
      </w:pPr>
    </w:p>
    <w:p w14:paraId="10B17833" w14:textId="77777777" w:rsidR="00143E26" w:rsidRDefault="00143E26">
      <w:pPr>
        <w:pStyle w:val="Ttulo1"/>
        <w:spacing w:line="240" w:lineRule="auto"/>
        <w:rPr>
          <w:ins w:id="593" w:author="Liliane" w:date="2021-05-05T22:22:00Z"/>
          <w:rFonts w:cs="Arial"/>
          <w:b w:val="0"/>
          <w:szCs w:val="24"/>
        </w:rPr>
        <w:pPrChange w:id="594" w:author="Liliane" w:date="2021-05-05T22:21:00Z">
          <w:pPr>
            <w:pStyle w:val="Ttulo1"/>
          </w:pPr>
        </w:pPrChange>
      </w:pPr>
      <w:r w:rsidRPr="00085642">
        <w:rPr>
          <w:rFonts w:cs="Arial"/>
          <w:b w:val="0"/>
          <w:szCs w:val="24"/>
          <w:rPrChange w:id="595" w:author="Liliane" w:date="2021-05-06T08:52:00Z">
            <w:rPr>
              <w:rFonts w:cs="Arial"/>
              <w:b w:val="0"/>
              <w:color w:val="000000" w:themeColor="text1"/>
              <w:szCs w:val="24"/>
              <w:lang w:val="pt-BR"/>
            </w:rPr>
          </w:rPrChange>
        </w:rPr>
        <w:t xml:space="preserve">MENDES, W. S. et al. </w:t>
      </w:r>
      <w:r w:rsidRPr="00143E26">
        <w:rPr>
          <w:rFonts w:cs="Arial"/>
          <w:b w:val="0"/>
          <w:szCs w:val="24"/>
        </w:rPr>
        <w:t xml:space="preserve">Soil spectral library of Piauí using machine learning for laboratory analysis in Northeastern Brazil. </w:t>
      </w:r>
      <w:r w:rsidRPr="00143E26">
        <w:rPr>
          <w:rFonts w:cs="Arial"/>
          <w:szCs w:val="24"/>
          <w:rPrChange w:id="596" w:author="Liliane" w:date="2021-05-05T22:22:00Z">
            <w:rPr>
              <w:rFonts w:cs="Arial"/>
              <w:szCs w:val="24"/>
              <w:lang w:val="pt-BR"/>
            </w:rPr>
          </w:rPrChange>
        </w:rPr>
        <w:t>Revista Brasileira de Ciência do Solo</w:t>
      </w:r>
      <w:r w:rsidRPr="00143E26">
        <w:rPr>
          <w:rFonts w:cs="Arial"/>
          <w:b w:val="0"/>
          <w:szCs w:val="24"/>
          <w:rPrChange w:id="597" w:author="Liliane" w:date="2021-05-05T22:22:00Z">
            <w:rPr>
              <w:rFonts w:cs="Arial"/>
              <w:b w:val="0"/>
              <w:szCs w:val="24"/>
              <w:lang w:val="pt-BR"/>
            </w:rPr>
          </w:rPrChange>
        </w:rPr>
        <w:t>, v. 45, e0200115, 2021.</w:t>
      </w:r>
    </w:p>
    <w:p w14:paraId="4B9E8B16" w14:textId="77777777" w:rsidR="00143E26" w:rsidRPr="00143E26" w:rsidRDefault="00143E26">
      <w:pPr>
        <w:rPr>
          <w:b/>
          <w:lang w:val="en-US"/>
          <w:rPrChange w:id="598" w:author="Liliane" w:date="2021-05-05T22:22:00Z">
            <w:rPr>
              <w:rFonts w:cs="Arial"/>
              <w:b w:val="0"/>
              <w:szCs w:val="24"/>
              <w:lang w:val="pt-BR"/>
            </w:rPr>
          </w:rPrChange>
        </w:rPr>
        <w:pPrChange w:id="599" w:author="Liliane" w:date="2021-05-05T22:22:00Z">
          <w:pPr>
            <w:pStyle w:val="Ttulo1"/>
          </w:pPr>
        </w:pPrChange>
      </w:pPr>
    </w:p>
    <w:p w14:paraId="5C9A5418" w14:textId="77777777" w:rsidR="00143E26" w:rsidRDefault="00143E26">
      <w:pPr>
        <w:pStyle w:val="Ttulo1"/>
        <w:spacing w:line="240" w:lineRule="auto"/>
        <w:rPr>
          <w:rFonts w:cs="Arial"/>
          <w:b w:val="0"/>
          <w:color w:val="000000" w:themeColor="text1"/>
          <w:szCs w:val="24"/>
        </w:rPr>
        <w:pPrChange w:id="600" w:author="Liliane" w:date="2021-05-05T22:19:00Z">
          <w:pPr>
            <w:pStyle w:val="Ttulo1"/>
          </w:pPr>
        </w:pPrChange>
      </w:pPr>
      <w:r>
        <w:rPr>
          <w:rFonts w:cs="Arial"/>
          <w:b w:val="0"/>
          <w:color w:val="000000" w:themeColor="text1"/>
          <w:szCs w:val="24"/>
        </w:rPr>
        <w:t xml:space="preserve">MINASNY, B.; MCBRATNEY, A. B. </w:t>
      </w:r>
      <w:r w:rsidRPr="00947B6B">
        <w:rPr>
          <w:rFonts w:cs="Arial"/>
          <w:b w:val="0"/>
          <w:color w:val="000000" w:themeColor="text1"/>
          <w:szCs w:val="24"/>
        </w:rPr>
        <w:t>Regression rules as a tool for predicting soil properties from infrared reflectance spectroscopy</w:t>
      </w:r>
      <w:r>
        <w:rPr>
          <w:rFonts w:cs="Arial"/>
          <w:b w:val="0"/>
          <w:color w:val="000000" w:themeColor="text1"/>
          <w:szCs w:val="24"/>
        </w:rPr>
        <w:t xml:space="preserve">. </w:t>
      </w:r>
      <w:r w:rsidRPr="00947B6B">
        <w:rPr>
          <w:rFonts w:cs="Arial"/>
          <w:color w:val="000000" w:themeColor="text1"/>
          <w:szCs w:val="24"/>
        </w:rPr>
        <w:t>Chemometrics and Intelligent Laboratory Systems</w:t>
      </w:r>
      <w:r>
        <w:rPr>
          <w:rFonts w:cs="Arial"/>
          <w:b w:val="0"/>
          <w:color w:val="000000" w:themeColor="text1"/>
          <w:szCs w:val="24"/>
        </w:rPr>
        <w:t>, v. 94, n. 1, p. 72 – 79, 2008.</w:t>
      </w:r>
    </w:p>
    <w:p w14:paraId="6E554B87" w14:textId="77777777" w:rsidR="00952B9C" w:rsidRPr="00794F31" w:rsidRDefault="00952B9C" w:rsidP="00952B9C">
      <w:pPr>
        <w:pStyle w:val="highwire-cite-authors"/>
        <w:jc w:val="both"/>
        <w:rPr>
          <w:rFonts w:ascii="Arial" w:hAnsi="Arial" w:cs="Arial"/>
          <w:lang w:val="en-US"/>
        </w:rPr>
      </w:pPr>
      <w:r w:rsidRPr="00794F31">
        <w:rPr>
          <w:rFonts w:ascii="Arial" w:hAnsi="Arial" w:cs="Arial"/>
          <w:lang w:val="en-US"/>
        </w:rPr>
        <w:t xml:space="preserve">MORRELOS, A. et al. Machine learning based of soil total nitrogen, organic carbon and moisture content by use vis-NIR spectroscopy. </w:t>
      </w:r>
      <w:proofErr w:type="spellStart"/>
      <w:r w:rsidRPr="00794F31">
        <w:rPr>
          <w:rFonts w:ascii="Arial" w:hAnsi="Arial" w:cs="Arial"/>
          <w:b/>
          <w:lang w:val="en-US"/>
        </w:rPr>
        <w:t>Biosystemseng</w:t>
      </w:r>
      <w:proofErr w:type="spellEnd"/>
      <w:r w:rsidRPr="00794F31">
        <w:rPr>
          <w:rFonts w:ascii="Arial" w:hAnsi="Arial" w:cs="Arial"/>
          <w:lang w:val="en-US"/>
        </w:rPr>
        <w:t xml:space="preserve">, v. 152, p. 104 – 116, 2016. </w:t>
      </w:r>
    </w:p>
    <w:p w14:paraId="593F5BD3" w14:textId="77777777" w:rsidR="00952B9C" w:rsidRPr="00C335D8" w:rsidRDefault="00952B9C" w:rsidP="00952B9C">
      <w:pPr>
        <w:pStyle w:val="Ttulo1"/>
        <w:spacing w:line="240" w:lineRule="auto"/>
        <w:rPr>
          <w:ins w:id="601" w:author="Liliane" w:date="2021-04-18T22:52:00Z"/>
          <w:rStyle w:val="title-text"/>
          <w:rFonts w:cs="Arial"/>
          <w:b w:val="0"/>
          <w:color w:val="000000" w:themeColor="text1"/>
          <w:rPrChange w:id="602" w:author="Liliane" w:date="2021-04-18T22:58:00Z">
            <w:rPr>
              <w:ins w:id="603" w:author="Liliane" w:date="2021-04-18T22:52:00Z"/>
              <w:rStyle w:val="title-text"/>
              <w:rFonts w:ascii="Times New Roman" w:hAnsi="Times New Roman" w:cs="Arial"/>
              <w:b w:val="0"/>
              <w:color w:val="000000" w:themeColor="text1"/>
              <w:szCs w:val="24"/>
              <w:lang w:val="pt-BR" w:eastAsia="pt-BR"/>
            </w:rPr>
          </w:rPrChange>
        </w:rPr>
      </w:pPr>
      <w:r w:rsidRPr="00952B9C">
        <w:rPr>
          <w:rFonts w:cs="Arial"/>
          <w:b w:val="0"/>
          <w:color w:val="000000" w:themeColor="text1"/>
          <w:szCs w:val="24"/>
          <w:rPrChange w:id="604" w:author="Liliane" w:date="2021-04-18T22:45:00Z">
            <w:rPr>
              <w:rFonts w:cs="Arial"/>
              <w:b w:val="0"/>
              <w:color w:val="000000" w:themeColor="text1"/>
              <w:szCs w:val="24"/>
              <w:lang w:val="pt-BR"/>
            </w:rPr>
          </w:rPrChange>
        </w:rPr>
        <w:t xml:space="preserve">MOURA-BUENO, J. M. et al. </w:t>
      </w:r>
      <w:r w:rsidRPr="00CA7220">
        <w:rPr>
          <w:rStyle w:val="title-text"/>
          <w:rFonts w:cs="Arial"/>
          <w:b w:val="0"/>
          <w:color w:val="000000" w:themeColor="text1"/>
        </w:rPr>
        <w:t>Stratification of a local VIS-NIR-SWIR spectral library by homogeneity criteria yields more accurate soil organic carbon predictions</w:t>
      </w:r>
      <w:r>
        <w:rPr>
          <w:rStyle w:val="title-text"/>
          <w:rFonts w:cs="Arial"/>
          <w:b w:val="0"/>
          <w:color w:val="000000" w:themeColor="text1"/>
        </w:rPr>
        <w:t xml:space="preserve">. </w:t>
      </w:r>
      <w:r w:rsidRPr="00C335D8">
        <w:rPr>
          <w:rStyle w:val="title-text"/>
          <w:rFonts w:cs="Arial"/>
          <w:color w:val="000000" w:themeColor="text1"/>
        </w:rPr>
        <w:t>Geoderma</w:t>
      </w:r>
      <w:r w:rsidRPr="00C335D8">
        <w:rPr>
          <w:rStyle w:val="title-text"/>
          <w:rFonts w:cs="Arial"/>
          <w:b w:val="0"/>
          <w:color w:val="000000" w:themeColor="text1"/>
        </w:rPr>
        <w:t>, v. 337, p. 565-581, 2019.</w:t>
      </w:r>
    </w:p>
    <w:p w14:paraId="1C9BEB2E" w14:textId="77777777" w:rsidR="00952B9C" w:rsidRPr="00C335D8" w:rsidRDefault="00952B9C">
      <w:pPr>
        <w:rPr>
          <w:lang w:val="en-US"/>
          <w:rPrChange w:id="605" w:author="Liliane" w:date="2021-04-18T22:58:00Z">
            <w:rPr>
              <w:rStyle w:val="title-text"/>
              <w:rFonts w:ascii="Times New Roman" w:hAnsi="Times New Roman" w:cs="Arial"/>
              <w:b w:val="0"/>
              <w:color w:val="000000" w:themeColor="text1"/>
              <w:szCs w:val="24"/>
              <w:lang w:val="pt-BR" w:eastAsia="pt-BR"/>
            </w:rPr>
          </w:rPrChange>
        </w:rPr>
        <w:pPrChange w:id="606" w:author="Liliane" w:date="2021-04-18T22:52:00Z">
          <w:pPr>
            <w:pStyle w:val="Ttulo1"/>
            <w:spacing w:line="240" w:lineRule="auto"/>
          </w:pPr>
        </w:pPrChange>
      </w:pPr>
    </w:p>
    <w:p w14:paraId="6EB28923" w14:textId="77777777" w:rsidR="00952B9C" w:rsidRPr="00C335D8" w:rsidRDefault="00952B9C">
      <w:pPr>
        <w:pStyle w:val="Ttulo1"/>
        <w:spacing w:line="240" w:lineRule="auto"/>
        <w:rPr>
          <w:ins w:id="607" w:author="Liliane" w:date="2021-04-18T22:52:00Z"/>
          <w:rStyle w:val="title-text"/>
          <w:rFonts w:cs="Arial"/>
          <w:b w:val="0"/>
          <w:szCs w:val="24"/>
          <w:lang w:val="pt-BR"/>
          <w:rPrChange w:id="608" w:author="Liliane" w:date="2021-04-18T22:58:00Z">
            <w:rPr>
              <w:ins w:id="609" w:author="Liliane" w:date="2021-04-18T22:52:00Z"/>
              <w:rStyle w:val="title-text"/>
              <w:rFonts w:cs="Arial"/>
              <w:b w:val="0"/>
              <w:szCs w:val="24"/>
            </w:rPr>
          </w:rPrChange>
        </w:rPr>
        <w:pPrChange w:id="610" w:author="Liliane" w:date="2021-04-18T22:46:00Z">
          <w:pPr>
            <w:pStyle w:val="Ttulo1"/>
          </w:pPr>
        </w:pPrChange>
      </w:pPr>
      <w:r w:rsidRPr="00C335D8">
        <w:rPr>
          <w:rFonts w:cs="Arial"/>
          <w:b w:val="0"/>
          <w:szCs w:val="24"/>
        </w:rPr>
        <w:t xml:space="preserve">MOURA-BUENO, J. M. et al. </w:t>
      </w:r>
      <w:r w:rsidRPr="00FB3EBA">
        <w:rPr>
          <w:rStyle w:val="title-text"/>
          <w:rFonts w:cs="Arial"/>
          <w:b w:val="0"/>
          <w:szCs w:val="24"/>
        </w:rPr>
        <w:t>When does stratification of a subtropical soil spectral library improve predictions of soil organic carbon content?</w:t>
      </w:r>
      <w:r>
        <w:rPr>
          <w:rStyle w:val="title-text"/>
          <w:rFonts w:cs="Arial"/>
          <w:b w:val="0"/>
          <w:szCs w:val="24"/>
        </w:rPr>
        <w:t xml:space="preserve"> </w:t>
      </w:r>
      <w:proofErr w:type="spellStart"/>
      <w:r w:rsidRPr="00C335D8">
        <w:rPr>
          <w:rStyle w:val="title-text"/>
          <w:rFonts w:cs="Arial"/>
          <w:szCs w:val="24"/>
          <w:lang w:val="pt-BR"/>
          <w:rPrChange w:id="611" w:author="Liliane" w:date="2021-04-18T22:58:00Z">
            <w:rPr>
              <w:rStyle w:val="title-text"/>
              <w:rFonts w:cs="Arial"/>
              <w:szCs w:val="24"/>
            </w:rPr>
          </w:rPrChange>
        </w:rPr>
        <w:t>Science of The Total Environment</w:t>
      </w:r>
      <w:proofErr w:type="spellEnd"/>
      <w:r w:rsidRPr="00C335D8">
        <w:rPr>
          <w:rStyle w:val="title-text"/>
          <w:rFonts w:cs="Arial"/>
          <w:b w:val="0"/>
          <w:szCs w:val="24"/>
          <w:lang w:val="pt-BR"/>
          <w:rPrChange w:id="612" w:author="Liliane" w:date="2021-04-18T22:58:00Z">
            <w:rPr>
              <w:rStyle w:val="title-text"/>
              <w:rFonts w:cs="Arial"/>
              <w:b w:val="0"/>
              <w:szCs w:val="24"/>
            </w:rPr>
          </w:rPrChange>
        </w:rPr>
        <w:t>, v. 737, p. 139895, 2020.</w:t>
      </w:r>
    </w:p>
    <w:p w14:paraId="2499F89A" w14:textId="77777777" w:rsidR="00952B9C" w:rsidRPr="00C335D8" w:rsidRDefault="00952B9C">
      <w:pPr>
        <w:spacing w:line="240" w:lineRule="auto"/>
        <w:rPr>
          <w:rPrChange w:id="613" w:author="Liliane" w:date="2021-04-18T22:58:00Z">
            <w:rPr>
              <w:rStyle w:val="title-text"/>
              <w:rFonts w:cs="Arial"/>
              <w:b w:val="0"/>
              <w:szCs w:val="24"/>
            </w:rPr>
          </w:rPrChange>
        </w:rPr>
        <w:pPrChange w:id="614" w:author="Liliane" w:date="2021-04-18T22:52:00Z">
          <w:pPr>
            <w:pStyle w:val="Ttulo1"/>
          </w:pPr>
        </w:pPrChange>
      </w:pPr>
    </w:p>
    <w:p w14:paraId="5243FB99" w14:textId="77777777" w:rsidR="00952B9C" w:rsidRDefault="00952B9C" w:rsidP="00952B9C">
      <w:pPr>
        <w:shd w:val="clear" w:color="auto" w:fill="FFFFFF"/>
        <w:spacing w:line="240" w:lineRule="auto"/>
        <w:ind w:firstLine="0"/>
        <w:rPr>
          <w:ins w:id="615" w:author="Liliane" w:date="2021-04-18T22:52:00Z"/>
          <w:rFonts w:cs="Arial"/>
          <w:color w:val="000000"/>
          <w:szCs w:val="24"/>
        </w:rPr>
      </w:pPr>
      <w:r w:rsidRPr="00792695">
        <w:rPr>
          <w:rFonts w:cs="Arial"/>
          <w:color w:val="000000"/>
          <w:szCs w:val="24"/>
        </w:rPr>
        <w:t>MOURA-BUENO</w:t>
      </w:r>
      <w:r>
        <w:rPr>
          <w:rFonts w:cs="Arial"/>
          <w:color w:val="000000"/>
          <w:szCs w:val="24"/>
        </w:rPr>
        <w:t>, J. M</w:t>
      </w:r>
      <w:r w:rsidRPr="00792695">
        <w:rPr>
          <w:rFonts w:cs="Arial"/>
          <w:color w:val="000000"/>
          <w:szCs w:val="24"/>
        </w:rPr>
        <w:t>.</w:t>
      </w:r>
      <w:r>
        <w:rPr>
          <w:rFonts w:cs="Arial"/>
          <w:color w:val="000000"/>
          <w:szCs w:val="24"/>
        </w:rPr>
        <w:t xml:space="preserve"> </w:t>
      </w:r>
      <w:r>
        <w:rPr>
          <w:rFonts w:cs="Arial"/>
          <w:b/>
          <w:color w:val="000000"/>
          <w:szCs w:val="24"/>
        </w:rPr>
        <w:t>Uso de Bibliotecas Espectrais para a predição do carbono orgânico do solo</w:t>
      </w:r>
      <w:r>
        <w:rPr>
          <w:rFonts w:cs="Arial"/>
          <w:color w:val="000000"/>
          <w:szCs w:val="24"/>
        </w:rPr>
        <w:t>. 2018. 201</w:t>
      </w:r>
      <w:r w:rsidRPr="00792695">
        <w:rPr>
          <w:rFonts w:cs="Arial"/>
          <w:color w:val="000000"/>
          <w:szCs w:val="24"/>
        </w:rPr>
        <w:t>p. Tese. (Doutorado em Ciência do Solo). Universidade Federal de Sa</w:t>
      </w:r>
      <w:r>
        <w:rPr>
          <w:rFonts w:cs="Arial"/>
          <w:color w:val="000000"/>
          <w:szCs w:val="24"/>
        </w:rPr>
        <w:t>nta Maria, Santa Maria, RS, 2018</w:t>
      </w:r>
      <w:r w:rsidRPr="00792695">
        <w:rPr>
          <w:rFonts w:cs="Arial"/>
          <w:color w:val="000000"/>
          <w:szCs w:val="24"/>
        </w:rPr>
        <w:t>.</w:t>
      </w:r>
    </w:p>
    <w:p w14:paraId="4EE5C6A3" w14:textId="77777777" w:rsidR="00952B9C" w:rsidRDefault="00952B9C" w:rsidP="00952B9C">
      <w:pPr>
        <w:shd w:val="clear" w:color="auto" w:fill="FFFFFF"/>
        <w:spacing w:line="240" w:lineRule="auto"/>
        <w:ind w:firstLine="0"/>
        <w:rPr>
          <w:rFonts w:cs="Arial"/>
          <w:color w:val="000000"/>
          <w:szCs w:val="24"/>
        </w:rPr>
      </w:pPr>
    </w:p>
    <w:p w14:paraId="15180E67" w14:textId="77777777" w:rsidR="00952B9C" w:rsidRDefault="00952B9C" w:rsidP="00952B9C">
      <w:pPr>
        <w:tabs>
          <w:tab w:val="left" w:pos="708"/>
          <w:tab w:val="left" w:pos="1670"/>
        </w:tabs>
        <w:suppressAutoHyphens/>
        <w:spacing w:line="240" w:lineRule="auto"/>
        <w:ind w:firstLine="0"/>
        <w:rPr>
          <w:rFonts w:eastAsia="Calibri" w:cs="Arial"/>
          <w:szCs w:val="24"/>
          <w:lang w:val="en-US"/>
        </w:rPr>
      </w:pPr>
      <w:r w:rsidRPr="00F1407D">
        <w:rPr>
          <w:rFonts w:cs="Arial"/>
          <w:color w:val="000000" w:themeColor="text1"/>
          <w:szCs w:val="24"/>
          <w:lang w:val="en-US"/>
        </w:rPr>
        <w:t>NAWAR, S. et al. Estimating the soil clay content and organic matter by means of different calibration methods of vis-NIR diffuse reflectance spectroscopy.</w:t>
      </w:r>
      <w:r>
        <w:rPr>
          <w:rFonts w:cs="Arial"/>
          <w:b/>
          <w:color w:val="000000" w:themeColor="text1"/>
          <w:szCs w:val="24"/>
          <w:lang w:val="en-US"/>
        </w:rPr>
        <w:t xml:space="preserve"> </w:t>
      </w:r>
      <w:r w:rsidRPr="002C4A3F">
        <w:rPr>
          <w:rFonts w:eastAsia="Calibri" w:cs="Arial"/>
          <w:b/>
          <w:szCs w:val="24"/>
          <w:lang w:val="en-US"/>
        </w:rPr>
        <w:t>Soil &amp; Tillage Research</w:t>
      </w:r>
      <w:r w:rsidRPr="002C4A3F">
        <w:rPr>
          <w:rFonts w:eastAsia="Calibri" w:cs="Arial"/>
          <w:szCs w:val="24"/>
          <w:lang w:val="en-US"/>
        </w:rPr>
        <w:t>, v. 155, p.510–522, 2016.</w:t>
      </w:r>
    </w:p>
    <w:p w14:paraId="6B8B1F6E" w14:textId="77777777" w:rsidR="007C1F61" w:rsidRDefault="007C1F61" w:rsidP="00952B9C">
      <w:pPr>
        <w:tabs>
          <w:tab w:val="left" w:pos="708"/>
          <w:tab w:val="left" w:pos="1670"/>
        </w:tabs>
        <w:suppressAutoHyphens/>
        <w:spacing w:line="240" w:lineRule="auto"/>
        <w:ind w:firstLine="0"/>
        <w:rPr>
          <w:rFonts w:eastAsia="Calibri" w:cs="Arial"/>
          <w:szCs w:val="24"/>
          <w:lang w:val="en-US"/>
        </w:rPr>
      </w:pPr>
    </w:p>
    <w:p w14:paraId="0576AE14" w14:textId="77777777" w:rsidR="00143E26" w:rsidRPr="008423E0" w:rsidRDefault="00143E26">
      <w:pPr>
        <w:pStyle w:val="Ttulo1"/>
        <w:spacing w:line="240" w:lineRule="auto"/>
        <w:rPr>
          <w:rFonts w:cs="Arial"/>
          <w:b w:val="0"/>
          <w:szCs w:val="24"/>
        </w:rPr>
        <w:pPrChange w:id="616" w:author="Liliane" w:date="2021-05-05T22:18:00Z">
          <w:pPr>
            <w:pStyle w:val="Ttulo1"/>
          </w:pPr>
        </w:pPrChange>
      </w:pPr>
      <w:r>
        <w:rPr>
          <w:rFonts w:cs="Arial"/>
          <w:b w:val="0"/>
          <w:szCs w:val="24"/>
        </w:rPr>
        <w:t xml:space="preserve">NAWAR, S.; MOUAZEN, A. M. </w:t>
      </w:r>
      <w:r w:rsidRPr="008423E0">
        <w:rPr>
          <w:rFonts w:cs="Arial"/>
          <w:b w:val="0"/>
          <w:color w:val="000000" w:themeColor="text1"/>
          <w:szCs w:val="24"/>
        </w:rPr>
        <w:t>On-line vis-NIR spectroscopy prediction of soil organic carbon using machine learning</w:t>
      </w:r>
      <w:r>
        <w:rPr>
          <w:rFonts w:cs="Arial"/>
          <w:b w:val="0"/>
          <w:color w:val="000000" w:themeColor="text1"/>
          <w:szCs w:val="24"/>
        </w:rPr>
        <w:t xml:space="preserve">. </w:t>
      </w:r>
      <w:r w:rsidRPr="008423E0">
        <w:rPr>
          <w:rFonts w:cs="Arial"/>
          <w:color w:val="000000" w:themeColor="text1"/>
          <w:szCs w:val="24"/>
        </w:rPr>
        <w:t>Soil and Tillage Research</w:t>
      </w:r>
      <w:r>
        <w:rPr>
          <w:rFonts w:cs="Arial"/>
          <w:b w:val="0"/>
          <w:color w:val="000000" w:themeColor="text1"/>
          <w:szCs w:val="24"/>
        </w:rPr>
        <w:t xml:space="preserve">, v. 190, p. 120 – 127, 2019. </w:t>
      </w:r>
    </w:p>
    <w:p w14:paraId="600247EF" w14:textId="77777777" w:rsidR="00952B9C" w:rsidRDefault="00952B9C" w:rsidP="00952B9C">
      <w:pPr>
        <w:tabs>
          <w:tab w:val="left" w:pos="708"/>
          <w:tab w:val="left" w:pos="1670"/>
        </w:tabs>
        <w:suppressAutoHyphens/>
        <w:spacing w:line="240" w:lineRule="auto"/>
        <w:ind w:firstLine="0"/>
        <w:rPr>
          <w:rFonts w:eastAsia="Calibri" w:cs="Arial"/>
          <w:szCs w:val="24"/>
          <w:lang w:val="en-US"/>
        </w:rPr>
      </w:pPr>
    </w:p>
    <w:p w14:paraId="56ED3585" w14:textId="77777777" w:rsidR="00952B9C" w:rsidRDefault="00952B9C" w:rsidP="00952B9C">
      <w:pPr>
        <w:spacing w:line="240" w:lineRule="auto"/>
        <w:ind w:hanging="11"/>
        <w:rPr>
          <w:ins w:id="617" w:author="Liliane" w:date="2021-04-18T22:52:00Z"/>
          <w:rFonts w:cs="Arial"/>
          <w:iCs/>
          <w:szCs w:val="24"/>
          <w:lang w:val="en-US"/>
        </w:rPr>
      </w:pPr>
      <w:r w:rsidRPr="009E7FAA">
        <w:rPr>
          <w:rFonts w:cs="Arial"/>
          <w:szCs w:val="24"/>
          <w:lang w:val="en-US"/>
        </w:rPr>
        <w:t xml:space="preserve">NEWMAN, A.C.D. The significance of clays in agriculture and soils. </w:t>
      </w:r>
      <w:r w:rsidRPr="009E7FAA">
        <w:rPr>
          <w:rFonts w:cs="Arial"/>
          <w:b/>
          <w:iCs/>
          <w:szCs w:val="24"/>
          <w:lang w:val="en-US"/>
        </w:rPr>
        <w:t>Philosophical Transactions of the Royal Society of London, Series A - Mathematical Physical and Engineering Sciences</w:t>
      </w:r>
      <w:r w:rsidRPr="009E7FAA">
        <w:rPr>
          <w:rFonts w:cs="Arial"/>
          <w:iCs/>
          <w:szCs w:val="24"/>
          <w:lang w:val="en-US"/>
        </w:rPr>
        <w:t>, v. 311 (1517), p. 375 – 389, 1984.</w:t>
      </w:r>
    </w:p>
    <w:p w14:paraId="528E8B2B" w14:textId="77777777" w:rsidR="00952B9C" w:rsidRDefault="00952B9C" w:rsidP="00952B9C">
      <w:pPr>
        <w:spacing w:line="240" w:lineRule="auto"/>
        <w:ind w:hanging="11"/>
        <w:rPr>
          <w:rFonts w:cs="Arial"/>
          <w:iCs/>
          <w:szCs w:val="24"/>
          <w:lang w:val="en-US"/>
        </w:rPr>
      </w:pPr>
    </w:p>
    <w:p w14:paraId="417DC750" w14:textId="408B3764" w:rsidR="00952B9C" w:rsidRPr="00952B9C" w:rsidDel="00D35095" w:rsidRDefault="00952B9C" w:rsidP="00952B9C">
      <w:pPr>
        <w:pStyle w:val="Ttulo1"/>
        <w:spacing w:line="240" w:lineRule="auto"/>
        <w:rPr>
          <w:rFonts w:cs="Arial"/>
          <w:b w:val="0"/>
          <w:szCs w:val="24"/>
          <w:rPrChange w:id="618" w:author="Liliane" w:date="2021-04-18T22:53:00Z">
            <w:rPr/>
          </w:rPrChange>
        </w:rPr>
      </w:pPr>
      <w:r w:rsidRPr="002A6E06">
        <w:rPr>
          <w:rFonts w:cs="Arial"/>
          <w:b w:val="0"/>
          <w:szCs w:val="24"/>
        </w:rPr>
        <w:t xml:space="preserve">NOCITA, M. et al. Chapter </w:t>
      </w:r>
      <w:proofErr w:type="gramStart"/>
      <w:r w:rsidRPr="002A6E06">
        <w:rPr>
          <w:rFonts w:cs="Arial"/>
          <w:b w:val="0"/>
          <w:szCs w:val="24"/>
        </w:rPr>
        <w:t>Four</w:t>
      </w:r>
      <w:proofErr w:type="gramEnd"/>
      <w:r w:rsidRPr="002A6E06">
        <w:rPr>
          <w:rFonts w:cs="Arial"/>
          <w:b w:val="0"/>
          <w:szCs w:val="24"/>
        </w:rPr>
        <w:t xml:space="preserve"> - </w:t>
      </w:r>
      <w:r w:rsidRPr="002A6E06">
        <w:rPr>
          <w:rStyle w:val="title-text"/>
          <w:rFonts w:cs="Arial"/>
          <w:b w:val="0"/>
          <w:szCs w:val="24"/>
        </w:rPr>
        <w:t xml:space="preserve">Soil Spectroscopy: </w:t>
      </w:r>
      <w:r>
        <w:rPr>
          <w:rStyle w:val="title-text"/>
          <w:rFonts w:cs="Arial"/>
          <w:b w:val="0"/>
          <w:szCs w:val="24"/>
        </w:rPr>
        <w:t xml:space="preserve">An Alternative to Wet Chemistry </w:t>
      </w:r>
      <w:r w:rsidRPr="002A6E06">
        <w:rPr>
          <w:rStyle w:val="title-text"/>
          <w:rFonts w:cs="Arial"/>
          <w:b w:val="0"/>
          <w:szCs w:val="24"/>
        </w:rPr>
        <w:t xml:space="preserve">for Soil Monitoring. </w:t>
      </w:r>
      <w:r w:rsidRPr="002A6E06">
        <w:rPr>
          <w:rStyle w:val="title-text"/>
          <w:rFonts w:cs="Arial"/>
          <w:szCs w:val="24"/>
        </w:rPr>
        <w:t>Advances in Agronomy</w:t>
      </w:r>
      <w:r w:rsidRPr="002A6E06">
        <w:rPr>
          <w:rStyle w:val="title-text"/>
          <w:rFonts w:cs="Arial"/>
          <w:b w:val="0"/>
          <w:szCs w:val="24"/>
        </w:rPr>
        <w:t>, v. 132, p. 139 - 159, 2015.</w:t>
      </w:r>
    </w:p>
    <w:p w14:paraId="4291AC98" w14:textId="77777777" w:rsidR="00952B9C" w:rsidRPr="00794F31" w:rsidRDefault="00952B9C" w:rsidP="00952B9C">
      <w:pPr>
        <w:pStyle w:val="highwire-cite-authors"/>
        <w:jc w:val="both"/>
        <w:rPr>
          <w:rFonts w:ascii="Arial" w:hAnsi="Arial" w:cs="Arial"/>
          <w:lang w:val="en-US"/>
        </w:rPr>
      </w:pPr>
      <w:r w:rsidRPr="00C335D8">
        <w:rPr>
          <w:rFonts w:ascii="Arial" w:hAnsi="Arial" w:cs="Arial"/>
          <w:lang w:val="en-US"/>
          <w:rPrChange w:id="619" w:author="Liliane" w:date="2021-04-18T22:58:00Z">
            <w:rPr>
              <w:rFonts w:ascii="Arial" w:hAnsi="Arial" w:cs="Arial"/>
            </w:rPr>
          </w:rPrChange>
        </w:rPr>
        <w:t xml:space="preserve">OLIVEIRA, J. F. et al. </w:t>
      </w:r>
      <w:r w:rsidRPr="00794F31">
        <w:rPr>
          <w:rFonts w:ascii="Arial" w:hAnsi="Arial" w:cs="Arial"/>
          <w:lang w:val="en-US"/>
        </w:rPr>
        <w:t xml:space="preserve">Soil discrimination using diffuse reflectance Vis-NIR spectroscopy in a local </w:t>
      </w:r>
      <w:proofErr w:type="spellStart"/>
      <w:r w:rsidRPr="00794F31">
        <w:rPr>
          <w:rFonts w:ascii="Arial" w:hAnsi="Arial" w:cs="Arial"/>
          <w:lang w:val="en-US"/>
        </w:rPr>
        <w:t>toposequence</w:t>
      </w:r>
      <w:proofErr w:type="spellEnd"/>
      <w:r w:rsidRPr="00794F31">
        <w:rPr>
          <w:rFonts w:ascii="Arial" w:hAnsi="Arial" w:cs="Arial"/>
          <w:color w:val="FF0000"/>
          <w:lang w:val="en-US"/>
        </w:rPr>
        <w:t xml:space="preserve">. </w:t>
      </w:r>
      <w:proofErr w:type="spellStart"/>
      <w:r w:rsidRPr="00311E1A">
        <w:rPr>
          <w:rFonts w:ascii="Arial" w:hAnsi="Arial" w:cs="Arial"/>
          <w:b/>
          <w:lang w:val="en-US"/>
        </w:rPr>
        <w:t>Comptes</w:t>
      </w:r>
      <w:proofErr w:type="spellEnd"/>
      <w:r w:rsidRPr="00311E1A">
        <w:rPr>
          <w:rFonts w:ascii="Arial" w:hAnsi="Arial" w:cs="Arial"/>
          <w:b/>
          <w:lang w:val="en-US"/>
        </w:rPr>
        <w:t xml:space="preserve"> </w:t>
      </w:r>
      <w:proofErr w:type="spellStart"/>
      <w:r w:rsidRPr="00311E1A">
        <w:rPr>
          <w:rFonts w:ascii="Arial" w:hAnsi="Arial" w:cs="Arial"/>
          <w:b/>
          <w:lang w:val="en-US"/>
        </w:rPr>
        <w:t>Rendus</w:t>
      </w:r>
      <w:proofErr w:type="spellEnd"/>
      <w:r w:rsidRPr="00311E1A">
        <w:rPr>
          <w:rFonts w:ascii="Arial" w:hAnsi="Arial" w:cs="Arial"/>
          <w:b/>
          <w:lang w:val="en-US"/>
        </w:rPr>
        <w:t xml:space="preserve"> Geoscience</w:t>
      </w:r>
      <w:r w:rsidRPr="00311E1A">
        <w:rPr>
          <w:rFonts w:ascii="Arial" w:hAnsi="Arial" w:cs="Arial"/>
          <w:lang w:val="en-US"/>
        </w:rPr>
        <w:t xml:space="preserve">, v. 345, n. 11 – 12, p. 446 – 453, 2013. </w:t>
      </w:r>
    </w:p>
    <w:p w14:paraId="699726F2" w14:textId="77777777" w:rsidR="00952B9C" w:rsidRDefault="00952B9C" w:rsidP="002746BA">
      <w:pPr>
        <w:spacing w:line="240" w:lineRule="auto"/>
        <w:ind w:firstLine="0"/>
        <w:rPr>
          <w:ins w:id="620" w:author="Liliane" w:date="2021-04-18T22:53:00Z"/>
          <w:rFonts w:cs="Arial"/>
          <w:szCs w:val="24"/>
          <w:lang w:val="en-US"/>
        </w:rPr>
      </w:pPr>
      <w:r w:rsidRPr="009E7FAA">
        <w:rPr>
          <w:rFonts w:cs="Arial"/>
          <w:szCs w:val="24"/>
          <w:lang w:val="en-US"/>
        </w:rPr>
        <w:lastRenderedPageBreak/>
        <w:t xml:space="preserve">OSMAN, K.T. </w:t>
      </w:r>
      <w:r>
        <w:rPr>
          <w:rFonts w:cs="Arial"/>
          <w:szCs w:val="24"/>
          <w:lang w:val="en-US"/>
        </w:rPr>
        <w:t>Soils</w:t>
      </w:r>
      <w:r w:rsidRPr="009E7FAA">
        <w:rPr>
          <w:rFonts w:cs="Arial"/>
          <w:szCs w:val="24"/>
          <w:lang w:val="en-US"/>
        </w:rPr>
        <w:t xml:space="preserve">: </w:t>
      </w:r>
      <w:r w:rsidRPr="000007C7">
        <w:rPr>
          <w:rFonts w:cs="Arial"/>
          <w:b/>
          <w:szCs w:val="24"/>
          <w:lang w:val="en-US"/>
        </w:rPr>
        <w:t>Principles, Properties and Management</w:t>
      </w:r>
      <w:r w:rsidRPr="009E7FAA">
        <w:rPr>
          <w:rFonts w:cs="Arial"/>
          <w:szCs w:val="24"/>
          <w:lang w:val="en-US"/>
        </w:rPr>
        <w:t>.</w:t>
      </w:r>
      <w:r>
        <w:rPr>
          <w:rFonts w:cs="Arial"/>
          <w:szCs w:val="24"/>
          <w:lang w:val="en-US"/>
        </w:rPr>
        <w:t xml:space="preserve"> 1. </w:t>
      </w:r>
      <w:proofErr w:type="gramStart"/>
      <w:r>
        <w:rPr>
          <w:rFonts w:cs="Arial"/>
          <w:szCs w:val="24"/>
          <w:lang w:val="en-US"/>
        </w:rPr>
        <w:t>ed</w:t>
      </w:r>
      <w:proofErr w:type="gramEnd"/>
      <w:r>
        <w:rPr>
          <w:rFonts w:cs="Arial"/>
          <w:szCs w:val="24"/>
          <w:lang w:val="en-US"/>
        </w:rPr>
        <w:t xml:space="preserve">. New York: Springer, 2012, </w:t>
      </w:r>
      <w:r w:rsidRPr="009E7FAA">
        <w:rPr>
          <w:rFonts w:cs="Arial"/>
          <w:szCs w:val="24"/>
          <w:lang w:val="en-US"/>
        </w:rPr>
        <w:t>p. 274, 2012.</w:t>
      </w:r>
    </w:p>
    <w:p w14:paraId="37D8BD89" w14:textId="77777777" w:rsidR="00952B9C" w:rsidRDefault="00952B9C" w:rsidP="00C335D8">
      <w:pPr>
        <w:spacing w:line="240" w:lineRule="auto"/>
        <w:ind w:firstLine="0"/>
        <w:rPr>
          <w:rFonts w:cs="Arial"/>
          <w:szCs w:val="24"/>
          <w:lang w:val="en-US"/>
        </w:rPr>
      </w:pPr>
    </w:p>
    <w:p w14:paraId="66BE090C" w14:textId="77777777" w:rsidR="00952B9C" w:rsidRDefault="00952B9C" w:rsidP="00C335D8">
      <w:pPr>
        <w:shd w:val="clear" w:color="auto" w:fill="FFFFFF"/>
        <w:spacing w:line="240" w:lineRule="auto"/>
        <w:ind w:firstLine="0"/>
        <w:rPr>
          <w:ins w:id="621" w:author="Liliane" w:date="2021-04-18T22:53:00Z"/>
          <w:rFonts w:cs="Arial"/>
          <w:color w:val="000000"/>
          <w:lang w:val="en-US"/>
        </w:rPr>
      </w:pPr>
      <w:r w:rsidRPr="00003140">
        <w:rPr>
          <w:rFonts w:cs="Arial"/>
          <w:color w:val="000000"/>
        </w:rPr>
        <w:t xml:space="preserve">PINHEIRO, E.F.M. et al. </w:t>
      </w:r>
      <w:r w:rsidRPr="003D7F49">
        <w:rPr>
          <w:rFonts w:cs="Arial"/>
          <w:color w:val="000000"/>
          <w:lang w:val="en-US"/>
        </w:rPr>
        <w:t>Prediction of Soil Physical and Chemical Properties by Visible and Near-Infrared Diffuse Re</w:t>
      </w:r>
      <w:r w:rsidRPr="003D7F49">
        <w:rPr>
          <w:rFonts w:cs="Arial"/>
          <w:color w:val="000000"/>
        </w:rPr>
        <w:t>ﬂ</w:t>
      </w:r>
      <w:proofErr w:type="spellStart"/>
      <w:r w:rsidRPr="003D7F49">
        <w:rPr>
          <w:rFonts w:cs="Arial"/>
          <w:color w:val="000000"/>
          <w:lang w:val="en-US"/>
        </w:rPr>
        <w:t>ectance</w:t>
      </w:r>
      <w:proofErr w:type="spellEnd"/>
      <w:r w:rsidRPr="003D7F49">
        <w:rPr>
          <w:rFonts w:cs="Arial"/>
          <w:color w:val="000000"/>
          <w:lang w:val="en-US"/>
        </w:rPr>
        <w:t xml:space="preserve"> Spectroscopy in the Central Amazon. </w:t>
      </w:r>
      <w:r w:rsidRPr="003D7F49">
        <w:rPr>
          <w:rFonts w:cs="Arial"/>
          <w:b/>
          <w:bCs/>
          <w:color w:val="000000"/>
          <w:lang w:val="en-US"/>
        </w:rPr>
        <w:t>Remote Sensing</w:t>
      </w:r>
      <w:r w:rsidRPr="003D7F49">
        <w:rPr>
          <w:rFonts w:cs="Arial"/>
          <w:color w:val="000000"/>
          <w:lang w:val="en-US"/>
        </w:rPr>
        <w:t>, v.9, n.4, p.293, 2017.</w:t>
      </w:r>
    </w:p>
    <w:p w14:paraId="10EC122E" w14:textId="77777777" w:rsidR="00952B9C" w:rsidRDefault="00952B9C" w:rsidP="00C335D8">
      <w:pPr>
        <w:shd w:val="clear" w:color="auto" w:fill="FFFFFF"/>
        <w:spacing w:line="240" w:lineRule="auto"/>
        <w:ind w:firstLine="0"/>
        <w:rPr>
          <w:rFonts w:cs="Arial"/>
          <w:color w:val="000000"/>
          <w:lang w:val="en-US"/>
        </w:rPr>
      </w:pPr>
    </w:p>
    <w:p w14:paraId="236E0A39" w14:textId="77777777" w:rsidR="00952B9C" w:rsidRDefault="00952B9C" w:rsidP="00C335D8">
      <w:pPr>
        <w:spacing w:line="240" w:lineRule="auto"/>
        <w:ind w:firstLine="0"/>
        <w:rPr>
          <w:ins w:id="622" w:author="Liliane" w:date="2021-04-18T22:53:00Z"/>
          <w:szCs w:val="24"/>
          <w:lang w:val="en-US"/>
        </w:rPr>
      </w:pPr>
      <w:r w:rsidRPr="00085642">
        <w:rPr>
          <w:szCs w:val="24"/>
        </w:rPr>
        <w:t xml:space="preserve">RAMIREZ-LOPEZ, L. et al.  </w:t>
      </w:r>
      <w:r w:rsidRPr="003D1501">
        <w:rPr>
          <w:szCs w:val="24"/>
          <w:lang w:val="en-US"/>
        </w:rPr>
        <w:t>Robust soil mapping at the farm scale with vis–NIR</w:t>
      </w:r>
      <w:r>
        <w:rPr>
          <w:szCs w:val="24"/>
          <w:lang w:val="en-US"/>
        </w:rPr>
        <w:t xml:space="preserve"> </w:t>
      </w:r>
      <w:r w:rsidRPr="003D1501">
        <w:rPr>
          <w:szCs w:val="24"/>
          <w:lang w:val="en-US"/>
        </w:rPr>
        <w:t>spectroscopy</w:t>
      </w:r>
      <w:r>
        <w:rPr>
          <w:szCs w:val="24"/>
          <w:lang w:val="en-US"/>
        </w:rPr>
        <w:t xml:space="preserve">. </w:t>
      </w:r>
      <w:r w:rsidRPr="00A03BEF">
        <w:rPr>
          <w:b/>
          <w:szCs w:val="24"/>
          <w:lang w:val="en-US"/>
        </w:rPr>
        <w:t>European Journal of Soil Science</w:t>
      </w:r>
      <w:r>
        <w:rPr>
          <w:szCs w:val="24"/>
          <w:lang w:val="en-US"/>
        </w:rPr>
        <w:t xml:space="preserve">, v. 70, n. </w:t>
      </w:r>
      <w:proofErr w:type="gramStart"/>
      <w:r>
        <w:rPr>
          <w:szCs w:val="24"/>
          <w:lang w:val="en-US"/>
        </w:rPr>
        <w:t>2</w:t>
      </w:r>
      <w:proofErr w:type="gramEnd"/>
      <w:r>
        <w:rPr>
          <w:szCs w:val="24"/>
          <w:lang w:val="en-US"/>
        </w:rPr>
        <w:t>, p. 378-393, 2019.</w:t>
      </w:r>
    </w:p>
    <w:p w14:paraId="4B822748" w14:textId="77777777" w:rsidR="00952B9C" w:rsidRDefault="00952B9C" w:rsidP="00D03F27">
      <w:pPr>
        <w:spacing w:line="240" w:lineRule="auto"/>
        <w:ind w:firstLine="0"/>
        <w:rPr>
          <w:szCs w:val="24"/>
          <w:lang w:val="en-US"/>
        </w:rPr>
      </w:pPr>
    </w:p>
    <w:p w14:paraId="4F8ADFA8" w14:textId="77777777" w:rsidR="00952B9C" w:rsidRDefault="00952B9C" w:rsidP="00D03F27">
      <w:pPr>
        <w:spacing w:line="240" w:lineRule="auto"/>
        <w:ind w:firstLine="0"/>
        <w:rPr>
          <w:ins w:id="623" w:author="Liliane" w:date="2021-05-05T22:46:00Z"/>
          <w:rFonts w:eastAsia="Calibri"/>
          <w:lang w:val="en-US"/>
        </w:rPr>
      </w:pPr>
      <w:r w:rsidRPr="00952B9C">
        <w:rPr>
          <w:rFonts w:eastAsia="Calibri" w:cs="Arial"/>
          <w:lang w:val="en-US"/>
          <w:rPrChange w:id="624" w:author="Liliane" w:date="2021-04-18T22:45:00Z">
            <w:rPr>
              <w:rFonts w:eastAsia="Calibri" w:cs="Arial"/>
            </w:rPr>
          </w:rPrChange>
        </w:rPr>
        <w:t xml:space="preserve">RAMÍREZ-LÓPEZ, L. et al. </w:t>
      </w:r>
      <w:r w:rsidRPr="005543FB">
        <w:rPr>
          <w:rFonts w:eastAsia="Calibri" w:cs="Arial"/>
          <w:lang w:val="en-US"/>
        </w:rPr>
        <w:t xml:space="preserve">The spectrum-based learner: a new local approach for modeling soil vis–NIR spectra of complex datasets. </w:t>
      </w:r>
      <w:r w:rsidRPr="00003140">
        <w:rPr>
          <w:rFonts w:eastAsia="Calibri" w:cs="Arial"/>
          <w:b/>
          <w:lang w:val="en-US"/>
          <w:rPrChange w:id="625" w:author="Taciara Zborowski Horst" w:date="2021-03-30T14:30:00Z">
            <w:rPr>
              <w:rFonts w:eastAsia="Calibri" w:cs="Arial"/>
              <w:b/>
            </w:rPr>
          </w:rPrChange>
        </w:rPr>
        <w:t>Geoderma</w:t>
      </w:r>
      <w:r w:rsidRPr="00003140">
        <w:rPr>
          <w:rFonts w:eastAsia="Calibri" w:cs="Arial"/>
          <w:lang w:val="en-US"/>
          <w:rPrChange w:id="626" w:author="Taciara Zborowski Horst" w:date="2021-03-30T14:30:00Z">
            <w:rPr>
              <w:rFonts w:eastAsia="Calibri" w:cs="Arial"/>
            </w:rPr>
          </w:rPrChange>
        </w:rPr>
        <w:t>, v.195–196, p.268–279, 2013</w:t>
      </w:r>
      <w:r w:rsidRPr="00003140">
        <w:rPr>
          <w:rFonts w:eastAsia="Calibri"/>
          <w:lang w:val="en-US"/>
          <w:rPrChange w:id="627" w:author="Taciara Zborowski Horst" w:date="2021-03-30T14:30:00Z">
            <w:rPr>
              <w:rFonts w:eastAsia="Calibri"/>
            </w:rPr>
          </w:rPrChange>
        </w:rPr>
        <w:t>.</w:t>
      </w:r>
    </w:p>
    <w:p w14:paraId="6B933494" w14:textId="77777777" w:rsidR="00380AA6" w:rsidRDefault="00380AA6" w:rsidP="00D03F27">
      <w:pPr>
        <w:spacing w:line="240" w:lineRule="auto"/>
        <w:ind w:firstLine="0"/>
        <w:rPr>
          <w:ins w:id="628" w:author="Liliane" w:date="2021-05-05T22:46:00Z"/>
          <w:rFonts w:eastAsia="Calibri"/>
          <w:lang w:val="en-US"/>
        </w:rPr>
      </w:pPr>
    </w:p>
    <w:p w14:paraId="6A8AD1A6" w14:textId="77777777" w:rsidR="00380AA6" w:rsidRPr="00515478" w:rsidRDefault="00380AA6">
      <w:pPr>
        <w:pStyle w:val="Ttulo1"/>
        <w:spacing w:line="240" w:lineRule="auto"/>
        <w:rPr>
          <w:rFonts w:cs="Arial"/>
          <w:b w:val="0"/>
          <w:szCs w:val="24"/>
          <w:lang w:val="pt-BR"/>
        </w:rPr>
        <w:pPrChange w:id="629" w:author="Liliane" w:date="2021-05-05T22:46:00Z">
          <w:pPr>
            <w:pStyle w:val="Ttulo1"/>
          </w:pPr>
        </w:pPrChange>
      </w:pPr>
      <w:r w:rsidRPr="00085642">
        <w:rPr>
          <w:rFonts w:cs="Arial"/>
          <w:b w:val="0"/>
          <w:szCs w:val="24"/>
          <w:rPrChange w:id="630" w:author="Liliane" w:date="2021-05-06T08:52:00Z">
            <w:rPr>
              <w:rFonts w:cs="Arial"/>
              <w:b w:val="0"/>
              <w:szCs w:val="24"/>
              <w:lang w:val="pt-BR"/>
            </w:rPr>
          </w:rPrChange>
        </w:rPr>
        <w:t xml:space="preserve">RAMOS, P. V. et al. </w:t>
      </w:r>
      <w:r w:rsidRPr="00515478">
        <w:rPr>
          <w:rFonts w:cs="Arial"/>
          <w:b w:val="0"/>
          <w:szCs w:val="24"/>
        </w:rPr>
        <w:t xml:space="preserve">Magnetic susceptibility of soil to differentiate soil environments in southern Brazil. </w:t>
      </w:r>
      <w:r w:rsidRPr="00085642">
        <w:rPr>
          <w:rFonts w:cs="Arial"/>
          <w:szCs w:val="24"/>
          <w:lang w:val="pt-BR"/>
          <w:rPrChange w:id="631" w:author="Liliane" w:date="2021-05-06T08:52:00Z">
            <w:rPr>
              <w:rFonts w:cs="Arial"/>
              <w:szCs w:val="24"/>
            </w:rPr>
          </w:rPrChange>
        </w:rPr>
        <w:t>Revista Brasileira de Ciência do Solo</w:t>
      </w:r>
      <w:r w:rsidRPr="00085642">
        <w:rPr>
          <w:rFonts w:cs="Arial"/>
          <w:b w:val="0"/>
          <w:szCs w:val="24"/>
          <w:lang w:val="pt-BR"/>
          <w:rPrChange w:id="632" w:author="Liliane" w:date="2021-05-06T08:52:00Z">
            <w:rPr>
              <w:rFonts w:cs="Arial"/>
              <w:b w:val="0"/>
              <w:szCs w:val="24"/>
            </w:rPr>
          </w:rPrChange>
        </w:rPr>
        <w:t>, v. 41, e0160189, 2017.</w:t>
      </w:r>
    </w:p>
    <w:p w14:paraId="5B29D450" w14:textId="77777777" w:rsidR="00952B9C" w:rsidRPr="00085642" w:rsidRDefault="00952B9C" w:rsidP="00D03F27">
      <w:pPr>
        <w:spacing w:line="240" w:lineRule="auto"/>
        <w:ind w:firstLine="0"/>
        <w:rPr>
          <w:rFonts w:eastAsia="Calibri"/>
        </w:rPr>
      </w:pPr>
    </w:p>
    <w:p w14:paraId="1DB31DA7" w14:textId="77777777" w:rsidR="00952B9C" w:rsidRDefault="00952B9C" w:rsidP="00DD3BA9">
      <w:pPr>
        <w:spacing w:line="240" w:lineRule="auto"/>
        <w:ind w:firstLine="0"/>
        <w:rPr>
          <w:ins w:id="633" w:author="Liliane" w:date="2021-04-18T22:53:00Z"/>
          <w:szCs w:val="24"/>
          <w:lang w:val="en-US"/>
        </w:rPr>
      </w:pPr>
      <w:r w:rsidRPr="00085642">
        <w:rPr>
          <w:szCs w:val="24"/>
          <w:rPrChange w:id="634" w:author="Liliane" w:date="2021-05-06T08:52:00Z">
            <w:rPr>
              <w:szCs w:val="24"/>
              <w:lang w:val="en-US"/>
            </w:rPr>
          </w:rPrChange>
        </w:rPr>
        <w:t xml:space="preserve">REDA, R. et al. </w:t>
      </w:r>
      <w:r w:rsidRPr="00575CDC">
        <w:rPr>
          <w:szCs w:val="24"/>
          <w:lang w:val="en-US"/>
        </w:rPr>
        <w:t xml:space="preserve">Comparing </w:t>
      </w:r>
      <w:proofErr w:type="spellStart"/>
      <w:r w:rsidRPr="00575CDC">
        <w:rPr>
          <w:szCs w:val="24"/>
          <w:lang w:val="en-US"/>
        </w:rPr>
        <w:t>CalReg</w:t>
      </w:r>
      <w:proofErr w:type="spellEnd"/>
      <w:r w:rsidRPr="00575CDC">
        <w:rPr>
          <w:szCs w:val="24"/>
          <w:lang w:val="en-US"/>
        </w:rPr>
        <w:t xml:space="preserve"> performance with other multivariate methods for</w:t>
      </w:r>
      <w:r>
        <w:rPr>
          <w:szCs w:val="24"/>
          <w:lang w:val="en-US"/>
        </w:rPr>
        <w:t xml:space="preserve"> </w:t>
      </w:r>
      <w:r w:rsidRPr="00575CDC">
        <w:rPr>
          <w:szCs w:val="24"/>
          <w:lang w:val="en-US"/>
        </w:rPr>
        <w:t>estimating selected soil properties from Moroccan agricultural regions using</w:t>
      </w:r>
      <w:r>
        <w:rPr>
          <w:szCs w:val="24"/>
          <w:lang w:val="en-US"/>
        </w:rPr>
        <w:t xml:space="preserve"> </w:t>
      </w:r>
      <w:r w:rsidRPr="00575CDC">
        <w:rPr>
          <w:szCs w:val="24"/>
          <w:lang w:val="en-US"/>
        </w:rPr>
        <w:t>NIR spectroscopy</w:t>
      </w:r>
      <w:r>
        <w:rPr>
          <w:szCs w:val="24"/>
          <w:lang w:val="en-US"/>
        </w:rPr>
        <w:t xml:space="preserve">. </w:t>
      </w:r>
      <w:r>
        <w:rPr>
          <w:b/>
          <w:color w:val="000000" w:themeColor="text1"/>
          <w:szCs w:val="24"/>
          <w:lang w:val="en-US"/>
        </w:rPr>
        <w:t>Chemo</w:t>
      </w:r>
      <w:r w:rsidRPr="000E0640">
        <w:rPr>
          <w:b/>
          <w:color w:val="000000" w:themeColor="text1"/>
          <w:szCs w:val="24"/>
          <w:lang w:val="en-US"/>
        </w:rPr>
        <w:t>metrics and Intelligent Laboratory Systems</w:t>
      </w:r>
      <w:r>
        <w:rPr>
          <w:szCs w:val="24"/>
          <w:lang w:val="en-US"/>
        </w:rPr>
        <w:t>, v. 211, p.104277, 2021.</w:t>
      </w:r>
    </w:p>
    <w:p w14:paraId="6EC2F520" w14:textId="77777777" w:rsidR="00952B9C" w:rsidRDefault="00952B9C" w:rsidP="00DD3BA9">
      <w:pPr>
        <w:spacing w:line="240" w:lineRule="auto"/>
        <w:ind w:firstLine="0"/>
        <w:rPr>
          <w:szCs w:val="24"/>
          <w:lang w:val="en-US"/>
        </w:rPr>
      </w:pPr>
    </w:p>
    <w:p w14:paraId="7B855F8A" w14:textId="77777777" w:rsidR="00952B9C" w:rsidRDefault="00952B9C" w:rsidP="00C16479">
      <w:pPr>
        <w:spacing w:line="240" w:lineRule="auto"/>
        <w:ind w:firstLine="0"/>
        <w:rPr>
          <w:ins w:id="635" w:author="Liliane" w:date="2021-04-18T22:53:00Z"/>
          <w:color w:val="000000" w:themeColor="text1"/>
          <w:szCs w:val="24"/>
          <w:lang w:val="en-US"/>
        </w:rPr>
      </w:pPr>
      <w:r>
        <w:rPr>
          <w:lang w:val="en-US"/>
        </w:rPr>
        <w:t xml:space="preserve">ROGGO, Y. et al. </w:t>
      </w:r>
      <w:r w:rsidRPr="000A079B">
        <w:rPr>
          <w:color w:val="000000" w:themeColor="text1"/>
          <w:szCs w:val="24"/>
          <w:lang w:val="en-US"/>
        </w:rPr>
        <w:t xml:space="preserve">A review of near infrared spectroscopy and </w:t>
      </w:r>
      <w:proofErr w:type="spellStart"/>
      <w:r w:rsidRPr="000A079B">
        <w:rPr>
          <w:color w:val="000000" w:themeColor="text1"/>
          <w:szCs w:val="24"/>
          <w:lang w:val="en-US"/>
        </w:rPr>
        <w:t>chemometrics</w:t>
      </w:r>
      <w:proofErr w:type="spellEnd"/>
      <w:r w:rsidRPr="000A079B">
        <w:rPr>
          <w:color w:val="000000" w:themeColor="text1"/>
          <w:szCs w:val="24"/>
          <w:lang w:val="en-US"/>
        </w:rPr>
        <w:t xml:space="preserve"> in pharmaceutical technologies</w:t>
      </w:r>
      <w:r>
        <w:rPr>
          <w:color w:val="000000" w:themeColor="text1"/>
          <w:szCs w:val="24"/>
          <w:lang w:val="en-US"/>
        </w:rPr>
        <w:t>.</w:t>
      </w:r>
      <w:r w:rsidRPr="000A079B">
        <w:rPr>
          <w:b/>
          <w:color w:val="000000" w:themeColor="text1"/>
          <w:szCs w:val="24"/>
          <w:lang w:val="en-US"/>
        </w:rPr>
        <w:t xml:space="preserve"> Journal of Pharmace</w:t>
      </w:r>
      <w:r>
        <w:rPr>
          <w:b/>
          <w:color w:val="000000" w:themeColor="text1"/>
          <w:szCs w:val="24"/>
          <w:lang w:val="en-US"/>
        </w:rPr>
        <w:t>utical and Biomedical Analysis</w:t>
      </w:r>
      <w:r>
        <w:rPr>
          <w:color w:val="000000" w:themeColor="text1"/>
          <w:szCs w:val="24"/>
          <w:lang w:val="en-US"/>
        </w:rPr>
        <w:t xml:space="preserve">, v. 44, n. </w:t>
      </w:r>
      <w:proofErr w:type="gramStart"/>
      <w:r>
        <w:rPr>
          <w:color w:val="000000" w:themeColor="text1"/>
          <w:szCs w:val="24"/>
          <w:lang w:val="en-US"/>
        </w:rPr>
        <w:t>3</w:t>
      </w:r>
      <w:proofErr w:type="gramEnd"/>
      <w:r>
        <w:rPr>
          <w:color w:val="000000" w:themeColor="text1"/>
          <w:szCs w:val="24"/>
          <w:lang w:val="en-US"/>
        </w:rPr>
        <w:t>, p. 683-700, 2007.</w:t>
      </w:r>
    </w:p>
    <w:p w14:paraId="7BC2696F" w14:textId="77777777" w:rsidR="00952B9C" w:rsidRDefault="00952B9C" w:rsidP="00C16479">
      <w:pPr>
        <w:spacing w:line="240" w:lineRule="auto"/>
        <w:ind w:firstLine="0"/>
        <w:rPr>
          <w:color w:val="000000" w:themeColor="text1"/>
          <w:szCs w:val="24"/>
          <w:lang w:val="en-US"/>
        </w:rPr>
      </w:pPr>
    </w:p>
    <w:p w14:paraId="46AF2319" w14:textId="77777777" w:rsidR="00952B9C" w:rsidRDefault="00952B9C" w:rsidP="00C16479">
      <w:pPr>
        <w:pStyle w:val="Ttulo1"/>
        <w:spacing w:line="240" w:lineRule="auto"/>
        <w:rPr>
          <w:ins w:id="636" w:author="Liliane" w:date="2021-04-18T22:53:00Z"/>
          <w:b w:val="0"/>
        </w:rPr>
      </w:pPr>
      <w:r w:rsidRPr="00450B87">
        <w:rPr>
          <w:rFonts w:cs="Arial"/>
          <w:b w:val="0"/>
          <w:color w:val="000000" w:themeColor="text1"/>
          <w:szCs w:val="24"/>
        </w:rPr>
        <w:t xml:space="preserve">ROPER, W. R. et al. </w:t>
      </w:r>
      <w:r w:rsidRPr="00450B87">
        <w:rPr>
          <w:b w:val="0"/>
        </w:rPr>
        <w:t>Comparing Four Methods of Measuring Soil Organic Matter in North Carolina Soils</w:t>
      </w:r>
      <w:r>
        <w:rPr>
          <w:b w:val="0"/>
        </w:rPr>
        <w:t xml:space="preserve">. </w:t>
      </w:r>
      <w:r w:rsidRPr="00450B87">
        <w:t>Soil Science Society of America Journal</w:t>
      </w:r>
      <w:r>
        <w:rPr>
          <w:b w:val="0"/>
        </w:rPr>
        <w:t>, v. 83 (2), p. 466-474, 2019.</w:t>
      </w:r>
    </w:p>
    <w:p w14:paraId="7DBAA114" w14:textId="77777777" w:rsidR="00952B9C" w:rsidRPr="00085642" w:rsidRDefault="00952B9C">
      <w:pPr>
        <w:spacing w:line="240" w:lineRule="auto"/>
        <w:rPr>
          <w:b/>
          <w:lang w:val="en-US"/>
          <w:rPrChange w:id="637" w:author="Liliane" w:date="2021-05-06T08:52:00Z">
            <w:rPr>
              <w:rFonts w:ascii="Times New Roman" w:hAnsi="Times New Roman"/>
              <w:b w:val="0"/>
              <w:sz w:val="48"/>
            </w:rPr>
          </w:rPrChange>
        </w:rPr>
        <w:pPrChange w:id="638" w:author="Liliane" w:date="2021-05-05T22:49:00Z">
          <w:pPr>
            <w:pStyle w:val="Ttulo1"/>
            <w:spacing w:line="240" w:lineRule="auto"/>
          </w:pPr>
        </w:pPrChange>
      </w:pPr>
    </w:p>
    <w:p w14:paraId="47E25A90" w14:textId="77777777" w:rsidR="00952B9C" w:rsidRPr="00085642" w:rsidRDefault="00952B9C">
      <w:pPr>
        <w:pStyle w:val="Ttulo1"/>
        <w:spacing w:line="240" w:lineRule="auto"/>
        <w:rPr>
          <w:ins w:id="639" w:author="Liliane" w:date="2021-05-05T22:47:00Z"/>
          <w:rFonts w:cs="Arial"/>
          <w:b w:val="0"/>
          <w:szCs w:val="24"/>
          <w:rPrChange w:id="640" w:author="Liliane" w:date="2021-05-06T08:52:00Z">
            <w:rPr>
              <w:ins w:id="641" w:author="Liliane" w:date="2021-05-05T22:47:00Z"/>
              <w:rFonts w:cs="Arial"/>
              <w:b w:val="0"/>
              <w:szCs w:val="24"/>
              <w:lang w:val="pt-BR"/>
            </w:rPr>
          </w:rPrChange>
        </w:rPr>
      </w:pPr>
      <w:r w:rsidRPr="00E8725B">
        <w:rPr>
          <w:rStyle w:val="title-text"/>
          <w:rFonts w:cs="Arial"/>
          <w:b w:val="0"/>
          <w:color w:val="000000" w:themeColor="text1"/>
        </w:rPr>
        <w:t xml:space="preserve">ROSIN, N. A. et al. </w:t>
      </w:r>
      <w:r w:rsidRPr="00E8725B">
        <w:rPr>
          <w:rFonts w:cs="Arial"/>
          <w:b w:val="0"/>
          <w:color w:val="000000" w:themeColor="text1"/>
          <w:szCs w:val="24"/>
        </w:rPr>
        <w:t>Diffuse reflectance spectroscopy for estimating soil organic carbon an</w:t>
      </w:r>
      <w:r>
        <w:rPr>
          <w:rFonts w:cs="Arial"/>
          <w:b w:val="0"/>
          <w:color w:val="000000" w:themeColor="text1"/>
          <w:szCs w:val="24"/>
        </w:rPr>
        <w:t xml:space="preserve">d make nitrogen recommendations. </w:t>
      </w:r>
      <w:r w:rsidRPr="00085642">
        <w:rPr>
          <w:rFonts w:cs="Arial"/>
          <w:bCs/>
          <w:szCs w:val="24"/>
        </w:rPr>
        <w:t>Scientia Agricola</w:t>
      </w:r>
      <w:r w:rsidRPr="00085642">
        <w:rPr>
          <w:rFonts w:cs="Arial"/>
          <w:b w:val="0"/>
          <w:szCs w:val="24"/>
        </w:rPr>
        <w:t>, v. 78, n. 5, e20190246, 2021.</w:t>
      </w:r>
    </w:p>
    <w:p w14:paraId="712E7F87" w14:textId="77777777" w:rsidR="00380AA6" w:rsidRPr="00380AA6" w:rsidRDefault="00380AA6">
      <w:pPr>
        <w:pStyle w:val="highwire-cite-authors"/>
        <w:jc w:val="both"/>
        <w:rPr>
          <w:ins w:id="642" w:author="Liliane" w:date="2021-05-05T22:48:00Z"/>
          <w:rFonts w:ascii="Arial" w:eastAsiaTheme="majorEastAsia" w:hAnsi="Arial" w:cstheme="majorBidi"/>
          <w:szCs w:val="32"/>
          <w:lang w:eastAsia="en-US"/>
          <w:rPrChange w:id="643" w:author="Liliane" w:date="2021-05-05T22:48:00Z">
            <w:rPr>
              <w:ins w:id="644" w:author="Liliane" w:date="2021-05-05T22:48:00Z"/>
              <w:rFonts w:ascii="Arial" w:eastAsiaTheme="majorEastAsia" w:hAnsi="Arial" w:cstheme="majorBidi"/>
              <w:b/>
              <w:szCs w:val="32"/>
              <w:lang w:val="en-US" w:eastAsia="en-US"/>
            </w:rPr>
          </w:rPrChange>
        </w:rPr>
      </w:pPr>
      <w:r w:rsidRPr="00380AA6">
        <w:rPr>
          <w:rFonts w:ascii="Arial" w:hAnsi="Arial" w:cs="Arial"/>
          <w:color w:val="000000" w:themeColor="text1"/>
          <w:lang w:val="en-US"/>
          <w:rPrChange w:id="645" w:author="Liliane" w:date="2021-05-05T22:48:00Z">
            <w:rPr>
              <w:rFonts w:ascii="Arial" w:hAnsi="Arial" w:cs="Arial"/>
              <w:b/>
              <w:color w:val="000000" w:themeColor="text1"/>
              <w:lang w:val="en-US"/>
            </w:rPr>
          </w:rPrChange>
        </w:rPr>
        <w:t xml:space="preserve">SAMUEL-ROSA, A.; DALMOLIN, R. S. D.; MIGUEL, P. </w:t>
      </w:r>
      <w:r w:rsidRPr="00380AA6">
        <w:rPr>
          <w:rFonts w:ascii="Arial" w:hAnsi="Arial" w:cs="Arial"/>
          <w:lang w:val="en-US"/>
          <w:rPrChange w:id="646" w:author="Liliane" w:date="2021-05-05T22:48:00Z">
            <w:rPr>
              <w:rFonts w:ascii="Arial" w:hAnsi="Arial" w:cs="Arial"/>
              <w:b/>
              <w:lang w:val="en-US"/>
            </w:rPr>
          </w:rPrChange>
        </w:rPr>
        <w:t>Building predictive models of soil particle-size distribution</w:t>
      </w:r>
      <w:r w:rsidRPr="00380AA6">
        <w:rPr>
          <w:rFonts w:ascii="Arial" w:hAnsi="Arial" w:cs="Arial"/>
          <w:b/>
          <w:lang w:val="en-US"/>
        </w:rPr>
        <w:t xml:space="preserve">. </w:t>
      </w:r>
      <w:r w:rsidRPr="00380AA6">
        <w:rPr>
          <w:rFonts w:ascii="Arial" w:hAnsi="Arial" w:cs="Arial"/>
          <w:b/>
          <w:rPrChange w:id="647" w:author="Liliane" w:date="2021-05-05T22:49:00Z">
            <w:rPr>
              <w:rFonts w:ascii="Arial" w:hAnsi="Arial" w:cs="Arial"/>
            </w:rPr>
          </w:rPrChange>
        </w:rPr>
        <w:t>Revista Brasileira Ciência do Solo</w:t>
      </w:r>
      <w:r w:rsidRPr="00380AA6">
        <w:rPr>
          <w:rFonts w:ascii="Arial" w:hAnsi="Arial" w:cs="Arial"/>
          <w:rPrChange w:id="648" w:author="Liliane" w:date="2021-05-05T22:48:00Z">
            <w:rPr>
              <w:rFonts w:ascii="Arial" w:hAnsi="Arial" w:cs="Arial"/>
              <w:b/>
            </w:rPr>
          </w:rPrChange>
        </w:rPr>
        <w:t>, v. 37, n. 2, p. 422-430, 2013.</w:t>
      </w:r>
    </w:p>
    <w:p w14:paraId="51B9100B" w14:textId="1FDF49B8" w:rsidR="00952B9C" w:rsidRDefault="00952B9C">
      <w:pPr>
        <w:pStyle w:val="highwire-cite-authors"/>
        <w:jc w:val="both"/>
        <w:rPr>
          <w:rFonts w:ascii="Arial" w:hAnsi="Arial" w:cs="Arial"/>
          <w:lang w:val="en-US"/>
        </w:rPr>
      </w:pPr>
      <w:r w:rsidRPr="00380AA6">
        <w:rPr>
          <w:rStyle w:val="highwire-citation-author"/>
          <w:rFonts w:ascii="Arial" w:hAnsi="Arial" w:cs="Arial"/>
        </w:rPr>
        <w:t xml:space="preserve">SANCHEZ P. A. et al. </w:t>
      </w:r>
      <w:r w:rsidRPr="00794F31">
        <w:rPr>
          <w:rStyle w:val="highwire-citation-author"/>
          <w:rFonts w:ascii="Arial" w:hAnsi="Arial" w:cs="Arial"/>
          <w:lang w:val="en-US"/>
        </w:rPr>
        <w:t xml:space="preserve">Digital Soil Map of the World. </w:t>
      </w:r>
      <w:r w:rsidRPr="00794F31">
        <w:rPr>
          <w:rStyle w:val="highwire-citation-author"/>
          <w:rFonts w:ascii="Arial" w:hAnsi="Arial" w:cs="Arial"/>
          <w:b/>
          <w:lang w:val="en-US"/>
        </w:rPr>
        <w:t>Science</w:t>
      </w:r>
      <w:r w:rsidRPr="00794F31">
        <w:rPr>
          <w:rStyle w:val="highwire-citation-author"/>
          <w:rFonts w:ascii="Arial" w:hAnsi="Arial" w:cs="Arial"/>
          <w:lang w:val="en-US"/>
        </w:rPr>
        <w:t xml:space="preserve">, v. 325, n. 5941, p. 680 – 681, 2009. </w:t>
      </w:r>
    </w:p>
    <w:p w14:paraId="43A945A5" w14:textId="77777777" w:rsidR="00952B9C" w:rsidRDefault="00952B9C">
      <w:pPr>
        <w:pStyle w:val="PargrafodaLista"/>
        <w:spacing w:line="240" w:lineRule="auto"/>
        <w:ind w:left="0" w:firstLine="0"/>
        <w:rPr>
          <w:ins w:id="649" w:author="Liliane" w:date="2021-04-18T22:54:00Z"/>
          <w:rFonts w:cs="Arial"/>
          <w:color w:val="000000" w:themeColor="text1"/>
          <w:szCs w:val="24"/>
          <w:lang w:val="en-US"/>
        </w:rPr>
      </w:pPr>
      <w:r w:rsidRPr="000007C7">
        <w:rPr>
          <w:rFonts w:cs="Arial"/>
          <w:color w:val="000000" w:themeColor="text1"/>
          <w:szCs w:val="24"/>
          <w:lang w:val="en-US"/>
        </w:rPr>
        <w:t xml:space="preserve">SARKAR, B. et al. Clay Minerals – Organic Matter Interactions in Relation to Carbon Stabilization in Soils. In: GARCIA, C.; NANNIPIERI, P.; HERNANDEZ, T. </w:t>
      </w:r>
      <w:r w:rsidRPr="000007C7">
        <w:rPr>
          <w:rFonts w:cs="Arial"/>
          <w:b/>
          <w:color w:val="000000" w:themeColor="text1"/>
          <w:szCs w:val="24"/>
          <w:lang w:val="en-US"/>
        </w:rPr>
        <w:t>The future of Soil Carbon:</w:t>
      </w:r>
      <w:r w:rsidRPr="000007C7">
        <w:rPr>
          <w:rFonts w:cs="Arial"/>
          <w:color w:val="000000" w:themeColor="text1"/>
          <w:szCs w:val="24"/>
          <w:lang w:val="en-US"/>
        </w:rPr>
        <w:t xml:space="preserve"> Its Conservation and Formation. 1. ed. London: Academic Press, 2018, cap. </w:t>
      </w:r>
      <w:proofErr w:type="gramStart"/>
      <w:r w:rsidRPr="000007C7">
        <w:rPr>
          <w:rFonts w:cs="Arial"/>
          <w:color w:val="000000" w:themeColor="text1"/>
          <w:szCs w:val="24"/>
          <w:lang w:val="en-US"/>
        </w:rPr>
        <w:t>3</w:t>
      </w:r>
      <w:proofErr w:type="gramEnd"/>
      <w:r w:rsidRPr="000007C7">
        <w:rPr>
          <w:rFonts w:cs="Arial"/>
          <w:color w:val="000000" w:themeColor="text1"/>
          <w:szCs w:val="24"/>
          <w:lang w:val="en-US"/>
        </w:rPr>
        <w:t>, p. 71 – 86.</w:t>
      </w:r>
    </w:p>
    <w:p w14:paraId="6C53BA30" w14:textId="77777777" w:rsidR="00952B9C" w:rsidRPr="000007C7" w:rsidRDefault="00952B9C">
      <w:pPr>
        <w:pStyle w:val="PargrafodaLista"/>
        <w:spacing w:line="240" w:lineRule="auto"/>
        <w:ind w:left="0" w:firstLine="0"/>
        <w:rPr>
          <w:rFonts w:cs="Arial"/>
          <w:color w:val="000000" w:themeColor="text1"/>
          <w:szCs w:val="24"/>
          <w:lang w:val="en-US"/>
        </w:rPr>
      </w:pPr>
    </w:p>
    <w:p w14:paraId="4FE1A800" w14:textId="77777777" w:rsidR="00952B9C" w:rsidRDefault="00952B9C">
      <w:pPr>
        <w:pStyle w:val="Ttulo1"/>
        <w:spacing w:line="240" w:lineRule="auto"/>
        <w:rPr>
          <w:ins w:id="650" w:author="Liliane" w:date="2021-04-18T22:54:00Z"/>
          <w:rFonts w:cs="Arial"/>
          <w:b w:val="0"/>
          <w:szCs w:val="24"/>
        </w:rPr>
      </w:pPr>
      <w:r w:rsidRPr="004264A3">
        <w:rPr>
          <w:rFonts w:cs="Arial"/>
          <w:b w:val="0"/>
          <w:szCs w:val="24"/>
        </w:rPr>
        <w:t>SAWUT, R. et al. Possibility of optimized indices for the assessment of heavy metal contents</w:t>
      </w:r>
      <w:r>
        <w:rPr>
          <w:rFonts w:cs="Arial"/>
          <w:b w:val="0"/>
          <w:szCs w:val="24"/>
        </w:rPr>
        <w:t xml:space="preserve">. </w:t>
      </w:r>
      <w:r w:rsidRPr="004264A3">
        <w:rPr>
          <w:rFonts w:cs="Arial"/>
          <w:szCs w:val="24"/>
        </w:rPr>
        <w:t xml:space="preserve">International Journal of Applied Earth Observation and </w:t>
      </w:r>
      <w:proofErr w:type="spellStart"/>
      <w:r w:rsidRPr="004264A3">
        <w:rPr>
          <w:rFonts w:cs="Arial"/>
          <w:szCs w:val="24"/>
        </w:rPr>
        <w:t>Geoinformation</w:t>
      </w:r>
      <w:proofErr w:type="spellEnd"/>
      <w:r>
        <w:rPr>
          <w:rFonts w:cs="Arial"/>
          <w:b w:val="0"/>
          <w:szCs w:val="24"/>
        </w:rPr>
        <w:t>, v. 73, p. 14 – 25, 2018.</w:t>
      </w:r>
    </w:p>
    <w:p w14:paraId="631AAECF" w14:textId="77777777" w:rsidR="00952B9C" w:rsidRPr="00085642" w:rsidRDefault="00952B9C">
      <w:pPr>
        <w:spacing w:line="240" w:lineRule="auto"/>
        <w:rPr>
          <w:b/>
          <w:lang w:val="en-US"/>
          <w:rPrChange w:id="651" w:author="Liliane" w:date="2021-05-06T08:52:00Z">
            <w:rPr>
              <w:rFonts w:cs="Arial"/>
              <w:b w:val="0"/>
              <w:szCs w:val="24"/>
            </w:rPr>
          </w:rPrChange>
        </w:rPr>
        <w:pPrChange w:id="652" w:author="Liliane" w:date="2021-04-18T22:54:00Z">
          <w:pPr>
            <w:pStyle w:val="Ttulo1"/>
            <w:spacing w:line="240" w:lineRule="auto"/>
          </w:pPr>
        </w:pPrChange>
      </w:pPr>
    </w:p>
    <w:p w14:paraId="1EF6F8C5" w14:textId="77777777" w:rsidR="00952B9C" w:rsidRPr="00C335D8" w:rsidRDefault="00952B9C">
      <w:pPr>
        <w:spacing w:line="240" w:lineRule="auto"/>
        <w:ind w:firstLine="0"/>
        <w:rPr>
          <w:ins w:id="653" w:author="Liliane" w:date="2021-04-18T22:54:00Z"/>
          <w:rPrChange w:id="654" w:author="Liliane" w:date="2021-04-18T22:58:00Z">
            <w:rPr>
              <w:ins w:id="655" w:author="Liliane" w:date="2021-04-18T22:54:00Z"/>
              <w:lang w:val="en-US"/>
            </w:rPr>
          </w:rPrChange>
        </w:rPr>
      </w:pPr>
      <w:r>
        <w:rPr>
          <w:lang w:val="en-US"/>
        </w:rPr>
        <w:lastRenderedPageBreak/>
        <w:t xml:space="preserve">SCHMIDT, M. W. I. et al. Persistence of soil organic matter as an ecosystem property. </w:t>
      </w:r>
      <w:proofErr w:type="spellStart"/>
      <w:r w:rsidRPr="00C335D8">
        <w:rPr>
          <w:b/>
          <w:rPrChange w:id="656" w:author="Liliane" w:date="2021-04-18T22:58:00Z">
            <w:rPr>
              <w:b/>
              <w:lang w:val="en-US"/>
            </w:rPr>
          </w:rPrChange>
        </w:rPr>
        <w:t>Nature</w:t>
      </w:r>
      <w:proofErr w:type="spellEnd"/>
      <w:r w:rsidRPr="00C335D8">
        <w:rPr>
          <w:rPrChange w:id="657" w:author="Liliane" w:date="2021-04-18T22:58:00Z">
            <w:rPr>
              <w:lang w:val="en-US"/>
            </w:rPr>
          </w:rPrChange>
        </w:rPr>
        <w:t>, v. 478, p. 49-56, 2011.</w:t>
      </w:r>
    </w:p>
    <w:p w14:paraId="49DBB35C" w14:textId="77777777" w:rsidR="00952B9C" w:rsidRPr="00C335D8" w:rsidRDefault="00952B9C">
      <w:pPr>
        <w:spacing w:line="240" w:lineRule="auto"/>
        <w:ind w:firstLine="0"/>
        <w:rPr>
          <w:rPrChange w:id="658" w:author="Liliane" w:date="2021-04-18T22:58:00Z">
            <w:rPr>
              <w:lang w:val="en-US"/>
            </w:rPr>
          </w:rPrChange>
        </w:rPr>
      </w:pPr>
    </w:p>
    <w:p w14:paraId="03B25F35" w14:textId="77777777" w:rsidR="00952B9C" w:rsidRDefault="00952B9C">
      <w:pPr>
        <w:shd w:val="clear" w:color="auto" w:fill="FFFFFF"/>
        <w:spacing w:line="240" w:lineRule="auto"/>
        <w:ind w:firstLine="0"/>
        <w:rPr>
          <w:ins w:id="659" w:author="Liliane" w:date="2021-04-18T22:54:00Z"/>
          <w:rFonts w:eastAsia="Calibri" w:cs="Arial"/>
          <w:szCs w:val="24"/>
          <w:lang w:eastAsia="zh-CN"/>
        </w:rPr>
      </w:pPr>
      <w:r w:rsidRPr="00792695">
        <w:rPr>
          <w:rFonts w:eastAsia="Calibri" w:cs="Arial"/>
          <w:szCs w:val="24"/>
          <w:lang w:eastAsia="zh-CN"/>
        </w:rPr>
        <w:t xml:space="preserve">SCHMITT, C. </w:t>
      </w:r>
      <w:r w:rsidRPr="00792695">
        <w:rPr>
          <w:rFonts w:eastAsia="Calibri" w:cs="Arial"/>
          <w:b/>
          <w:szCs w:val="24"/>
          <w:lang w:eastAsia="zh-CN"/>
        </w:rPr>
        <w:t>Gênese de solos desenvolvidos de rochas sedimentares na depressão central do Rio Grande do Sul</w:t>
      </w:r>
      <w:r w:rsidRPr="00792695">
        <w:rPr>
          <w:rFonts w:eastAsia="Calibri" w:cs="Arial"/>
          <w:szCs w:val="24"/>
          <w:lang w:eastAsia="zh-CN"/>
        </w:rPr>
        <w:t>. 2015. 172p. Tese (Doutorado em Agronomia do Programa de Pós-graduação em Ciência do Solo). Universidade Federal do Rio Grande do Sul, Porto Alegre, RS, 2015.</w:t>
      </w:r>
    </w:p>
    <w:p w14:paraId="0C7CBAF9" w14:textId="77777777" w:rsidR="00952B9C" w:rsidRDefault="00952B9C">
      <w:pPr>
        <w:shd w:val="clear" w:color="auto" w:fill="FFFFFF"/>
        <w:spacing w:line="240" w:lineRule="auto"/>
        <w:ind w:firstLine="0"/>
        <w:rPr>
          <w:rFonts w:eastAsia="Calibri" w:cs="Arial"/>
          <w:szCs w:val="24"/>
          <w:lang w:eastAsia="zh-CN"/>
        </w:rPr>
      </w:pPr>
    </w:p>
    <w:p w14:paraId="6CFB2C39" w14:textId="77777777" w:rsidR="00952B9C" w:rsidRDefault="00952B9C">
      <w:pPr>
        <w:spacing w:line="240" w:lineRule="auto"/>
        <w:ind w:firstLine="0"/>
        <w:rPr>
          <w:ins w:id="660" w:author="Liliane" w:date="2021-04-18T22:54:00Z"/>
          <w:szCs w:val="24"/>
          <w:lang w:val="en-US"/>
        </w:rPr>
      </w:pPr>
      <w:r w:rsidRPr="00FB2DF8">
        <w:rPr>
          <w:szCs w:val="24"/>
          <w:lang w:val="en-US"/>
        </w:rPr>
        <w:t>SCHULZE, D.G. et al. Significance of organic matter in determining soils colors. In: BIGHAM, J.M.</w:t>
      </w:r>
      <w:proofErr w:type="gramStart"/>
      <w:r w:rsidRPr="00FB2DF8">
        <w:rPr>
          <w:szCs w:val="24"/>
          <w:lang w:val="en-US"/>
        </w:rPr>
        <w:t>;</w:t>
      </w:r>
      <w:proofErr w:type="gramEnd"/>
      <w:r w:rsidRPr="00FB2DF8">
        <w:rPr>
          <w:szCs w:val="24"/>
          <w:lang w:val="en-US"/>
        </w:rPr>
        <w:t xml:space="preserve"> CIOLKOSZ, E.J. (Ed.). </w:t>
      </w:r>
      <w:r w:rsidRPr="00FB2DF8">
        <w:rPr>
          <w:b/>
          <w:szCs w:val="24"/>
          <w:lang w:val="en-US"/>
        </w:rPr>
        <w:t>Soil color</w:t>
      </w:r>
      <w:r w:rsidRPr="00FB2DF8">
        <w:rPr>
          <w:szCs w:val="24"/>
          <w:lang w:val="en-US"/>
        </w:rPr>
        <w:t>. Madison: Soil Science Society of America, 1993. p.</w:t>
      </w:r>
      <w:r>
        <w:rPr>
          <w:szCs w:val="24"/>
          <w:lang w:val="en-US"/>
        </w:rPr>
        <w:t xml:space="preserve"> </w:t>
      </w:r>
      <w:r w:rsidRPr="00FB2DF8">
        <w:rPr>
          <w:szCs w:val="24"/>
          <w:lang w:val="en-US"/>
        </w:rPr>
        <w:t>71-90.</w:t>
      </w:r>
    </w:p>
    <w:p w14:paraId="281DA12C" w14:textId="77777777" w:rsidR="00952B9C" w:rsidRDefault="00952B9C">
      <w:pPr>
        <w:spacing w:line="240" w:lineRule="auto"/>
        <w:ind w:firstLine="0"/>
        <w:rPr>
          <w:szCs w:val="24"/>
          <w:lang w:val="en-US"/>
        </w:rPr>
      </w:pPr>
    </w:p>
    <w:p w14:paraId="7ADC7AD8" w14:textId="77777777" w:rsidR="00952B9C" w:rsidRPr="008321AB" w:rsidRDefault="00952B9C">
      <w:pPr>
        <w:pStyle w:val="Ttulo1"/>
        <w:spacing w:line="240" w:lineRule="auto"/>
        <w:rPr>
          <w:ins w:id="661" w:author="Liliane" w:date="2021-04-18T22:54:00Z"/>
          <w:rStyle w:val="title-text"/>
          <w:rFonts w:eastAsiaTheme="minorHAnsi" w:cs="Arial"/>
          <w:b w:val="0"/>
          <w:szCs w:val="24"/>
          <w:rPrChange w:id="662" w:author="Liliane" w:date="2021-04-19T20:14:00Z">
            <w:rPr>
              <w:ins w:id="663" w:author="Liliane" w:date="2021-04-18T22:54:00Z"/>
              <w:rStyle w:val="title-text"/>
              <w:rFonts w:eastAsiaTheme="minorHAnsi" w:cs="Arial"/>
              <w:b w:val="0"/>
              <w:szCs w:val="24"/>
              <w:lang w:val="pt-BR"/>
            </w:rPr>
          </w:rPrChange>
        </w:rPr>
        <w:pPrChange w:id="664" w:author="Liliane" w:date="2021-04-18T22:46:00Z">
          <w:pPr>
            <w:pStyle w:val="Ttulo1"/>
          </w:pPr>
        </w:pPrChange>
      </w:pPr>
      <w:r>
        <w:rPr>
          <w:rFonts w:cs="Arial"/>
          <w:b w:val="0"/>
          <w:szCs w:val="24"/>
        </w:rPr>
        <w:t xml:space="preserve">SEEMA, A. K.; </w:t>
      </w:r>
      <w:r w:rsidRPr="000E0640">
        <w:rPr>
          <w:rFonts w:cs="Arial"/>
          <w:b w:val="0"/>
          <w:szCs w:val="24"/>
        </w:rPr>
        <w:t xml:space="preserve">GHOSH, B. S. D.; REDDY, N. </w:t>
      </w:r>
      <w:r w:rsidRPr="000E0640">
        <w:rPr>
          <w:rStyle w:val="title-text"/>
          <w:rFonts w:cs="Arial"/>
          <w:b w:val="0"/>
          <w:szCs w:val="24"/>
        </w:rPr>
        <w:t>Application of VIS-NIR spectroscopy for estimation of soil organic carbon using different spectral preprocessing techniques and multivariate methods in the middle Indo-Gangetic plains of India</w:t>
      </w:r>
      <w:r>
        <w:rPr>
          <w:rStyle w:val="title-text"/>
          <w:rFonts w:cs="Arial"/>
          <w:b w:val="0"/>
          <w:szCs w:val="24"/>
        </w:rPr>
        <w:t xml:space="preserve">. </w:t>
      </w:r>
      <w:r w:rsidRPr="000E0640">
        <w:rPr>
          <w:rStyle w:val="title-text"/>
          <w:rFonts w:cs="Arial"/>
          <w:szCs w:val="24"/>
        </w:rPr>
        <w:t>Geoderma Regional</w:t>
      </w:r>
      <w:r>
        <w:rPr>
          <w:rStyle w:val="title-text"/>
          <w:rFonts w:cs="Arial"/>
          <w:b w:val="0"/>
          <w:szCs w:val="24"/>
        </w:rPr>
        <w:t>, v. 23, p. e00349, 2020.</w:t>
      </w:r>
    </w:p>
    <w:p w14:paraId="13BCF01A" w14:textId="77777777" w:rsidR="00952B9C" w:rsidRPr="00085642" w:rsidRDefault="00952B9C">
      <w:pPr>
        <w:spacing w:line="240" w:lineRule="auto"/>
        <w:rPr>
          <w:lang w:val="en-US"/>
          <w:rPrChange w:id="665" w:author="Liliane" w:date="2021-05-06T08:52:00Z">
            <w:rPr>
              <w:rStyle w:val="title-text"/>
              <w:rFonts w:cs="Arial"/>
              <w:b w:val="0"/>
              <w:szCs w:val="24"/>
            </w:rPr>
          </w:rPrChange>
        </w:rPr>
        <w:pPrChange w:id="666" w:author="Liliane" w:date="2021-04-18T22:54:00Z">
          <w:pPr>
            <w:pStyle w:val="Ttulo1"/>
          </w:pPr>
        </w:pPrChange>
      </w:pPr>
    </w:p>
    <w:p w14:paraId="77619F49" w14:textId="77777777" w:rsidR="00952B9C" w:rsidRDefault="00952B9C" w:rsidP="00952B9C">
      <w:pPr>
        <w:tabs>
          <w:tab w:val="left" w:pos="708"/>
          <w:tab w:val="left" w:pos="1670"/>
        </w:tabs>
        <w:suppressAutoHyphens/>
        <w:spacing w:line="240" w:lineRule="auto"/>
        <w:ind w:firstLine="0"/>
        <w:rPr>
          <w:ins w:id="667" w:author="Liliane" w:date="2021-04-18T22:54:00Z"/>
          <w:rFonts w:cs="Arial"/>
          <w:szCs w:val="24"/>
        </w:rPr>
      </w:pPr>
      <w:r w:rsidRPr="00E8725B">
        <w:rPr>
          <w:rFonts w:cs="Arial"/>
          <w:szCs w:val="24"/>
          <w:lang w:val="en-US"/>
        </w:rPr>
        <w:t xml:space="preserve">SILVA, E. B. et al. </w:t>
      </w:r>
      <w:r w:rsidRPr="00E8725B">
        <w:rPr>
          <w:rFonts w:cs="Arial"/>
          <w:color w:val="000000" w:themeColor="text1"/>
          <w:szCs w:val="24"/>
          <w:lang w:val="en-US"/>
        </w:rPr>
        <w:t>2019 A Regional Legacy Soil Dataset for Prediction of Sand and Clay Content with Vis-</w:t>
      </w:r>
      <w:proofErr w:type="spellStart"/>
      <w:r w:rsidRPr="00E8725B">
        <w:rPr>
          <w:rFonts w:cs="Arial"/>
          <w:color w:val="000000" w:themeColor="text1"/>
          <w:szCs w:val="24"/>
          <w:lang w:val="en-US"/>
        </w:rPr>
        <w:t>Nir</w:t>
      </w:r>
      <w:proofErr w:type="spellEnd"/>
      <w:r w:rsidRPr="00E8725B">
        <w:rPr>
          <w:rFonts w:cs="Arial"/>
          <w:color w:val="000000" w:themeColor="text1"/>
          <w:szCs w:val="24"/>
          <w:lang w:val="en-US"/>
        </w:rPr>
        <w:t>-</w:t>
      </w:r>
      <w:proofErr w:type="spellStart"/>
      <w:r w:rsidRPr="00E8725B">
        <w:rPr>
          <w:rFonts w:cs="Arial"/>
          <w:color w:val="000000" w:themeColor="text1"/>
          <w:szCs w:val="24"/>
          <w:lang w:val="en-US"/>
        </w:rPr>
        <w:t>Swir</w:t>
      </w:r>
      <w:proofErr w:type="spellEnd"/>
      <w:r w:rsidRPr="00E8725B">
        <w:rPr>
          <w:rFonts w:cs="Arial"/>
          <w:color w:val="000000" w:themeColor="text1"/>
          <w:szCs w:val="24"/>
          <w:lang w:val="en-US"/>
        </w:rPr>
        <w:t>, in Southern Brazil</w:t>
      </w:r>
      <w:r w:rsidRPr="002C4A3F">
        <w:rPr>
          <w:rFonts w:cs="Arial"/>
          <w:color w:val="000000" w:themeColor="text1"/>
          <w:szCs w:val="24"/>
          <w:lang w:val="en-US"/>
        </w:rPr>
        <w:t>.</w:t>
      </w:r>
      <w:r w:rsidRPr="002C4A3F">
        <w:rPr>
          <w:i/>
          <w:iCs/>
          <w:lang w:val="en-US"/>
        </w:rPr>
        <w:t xml:space="preserve"> </w:t>
      </w:r>
      <w:r w:rsidRPr="00003140">
        <w:rPr>
          <w:rFonts w:cs="Arial"/>
          <w:b/>
          <w:iCs/>
          <w:szCs w:val="24"/>
          <w:rPrChange w:id="668" w:author="Taciara Zborowski Horst" w:date="2021-03-30T14:30:00Z">
            <w:rPr>
              <w:rFonts w:cs="Arial"/>
              <w:b/>
              <w:iCs/>
              <w:szCs w:val="24"/>
              <w:lang w:val="en-US"/>
            </w:rPr>
          </w:rPrChange>
        </w:rPr>
        <w:t>Revista Brasileira de Ciência do Solo</w:t>
      </w:r>
      <w:r w:rsidRPr="00003140">
        <w:rPr>
          <w:rFonts w:cs="Arial"/>
          <w:szCs w:val="24"/>
          <w:rPrChange w:id="669" w:author="Taciara Zborowski Horst" w:date="2021-03-30T14:30:00Z">
            <w:rPr>
              <w:rFonts w:cs="Arial"/>
              <w:szCs w:val="24"/>
              <w:lang w:val="en-US"/>
            </w:rPr>
          </w:rPrChange>
        </w:rPr>
        <w:t>, v. 43, e0180174, 2019.</w:t>
      </w:r>
    </w:p>
    <w:p w14:paraId="79F9AD9B" w14:textId="77777777" w:rsidR="00952B9C" w:rsidRPr="00003140" w:rsidRDefault="00952B9C" w:rsidP="00952B9C">
      <w:pPr>
        <w:tabs>
          <w:tab w:val="left" w:pos="708"/>
          <w:tab w:val="left" w:pos="1670"/>
        </w:tabs>
        <w:suppressAutoHyphens/>
        <w:spacing w:line="240" w:lineRule="auto"/>
        <w:ind w:firstLine="0"/>
        <w:rPr>
          <w:rFonts w:cs="Arial"/>
          <w:szCs w:val="24"/>
          <w:rPrChange w:id="670" w:author="Taciara Zborowski Horst" w:date="2021-03-30T14:30:00Z">
            <w:rPr>
              <w:rFonts w:cs="Arial"/>
              <w:szCs w:val="24"/>
              <w:lang w:val="en-US"/>
            </w:rPr>
          </w:rPrChange>
        </w:rPr>
      </w:pPr>
    </w:p>
    <w:p w14:paraId="7728A63B" w14:textId="77777777" w:rsidR="00952B9C" w:rsidRDefault="00952B9C" w:rsidP="00952B9C">
      <w:pPr>
        <w:pStyle w:val="Ttulo1"/>
        <w:spacing w:line="240" w:lineRule="auto"/>
        <w:rPr>
          <w:ins w:id="671" w:author="Liliane" w:date="2021-04-18T22:54:00Z"/>
          <w:rFonts w:cs="Arial"/>
          <w:b w:val="0"/>
          <w:szCs w:val="24"/>
        </w:rPr>
      </w:pPr>
      <w:r w:rsidRPr="00003140">
        <w:rPr>
          <w:rFonts w:cs="Arial"/>
          <w:b w:val="0"/>
          <w:szCs w:val="24"/>
          <w:lang w:val="pt-BR"/>
          <w:rPrChange w:id="672" w:author="Taciara Zborowski Horst" w:date="2021-03-30T14:30:00Z">
            <w:rPr>
              <w:rFonts w:cs="Arial"/>
              <w:b w:val="0"/>
              <w:szCs w:val="24"/>
            </w:rPr>
          </w:rPrChange>
        </w:rPr>
        <w:t xml:space="preserve">SIX, J. et al. </w:t>
      </w:r>
      <w:r w:rsidRPr="00A937A4">
        <w:rPr>
          <w:rFonts w:cs="Arial"/>
          <w:b w:val="0"/>
          <w:szCs w:val="24"/>
        </w:rPr>
        <w:t xml:space="preserve">Stabilization mechanisms of soil organic matter: Implications for C-saturation of soils. </w:t>
      </w:r>
      <w:r w:rsidRPr="00A937A4">
        <w:rPr>
          <w:rFonts w:cs="Arial"/>
          <w:iCs/>
          <w:szCs w:val="24"/>
        </w:rPr>
        <w:t>Plant and Soil</w:t>
      </w:r>
      <w:r w:rsidRPr="00A937A4">
        <w:rPr>
          <w:rFonts w:cs="Arial"/>
          <w:b w:val="0"/>
          <w:szCs w:val="24"/>
        </w:rPr>
        <w:t xml:space="preserve">, v. </w:t>
      </w:r>
      <w:r w:rsidRPr="00A937A4">
        <w:rPr>
          <w:rFonts w:cs="Arial"/>
          <w:b w:val="0"/>
          <w:bCs/>
          <w:szCs w:val="24"/>
        </w:rPr>
        <w:t xml:space="preserve">241, p. </w:t>
      </w:r>
      <w:r w:rsidRPr="00A937A4">
        <w:rPr>
          <w:rFonts w:cs="Arial"/>
          <w:b w:val="0"/>
          <w:szCs w:val="24"/>
        </w:rPr>
        <w:t>155–176, 2002.</w:t>
      </w:r>
    </w:p>
    <w:p w14:paraId="7A861934" w14:textId="77777777" w:rsidR="00952B9C" w:rsidRPr="002D0E97" w:rsidRDefault="00952B9C">
      <w:pPr>
        <w:spacing w:line="240" w:lineRule="auto"/>
        <w:rPr>
          <w:b/>
          <w:rPrChange w:id="673" w:author="Liliane" w:date="2021-05-05T19:30:00Z">
            <w:rPr>
              <w:rFonts w:cs="Arial"/>
              <w:b w:val="0"/>
              <w:szCs w:val="24"/>
            </w:rPr>
          </w:rPrChange>
        </w:rPr>
        <w:pPrChange w:id="674" w:author="Liliane" w:date="2021-04-18T22:54:00Z">
          <w:pPr>
            <w:pStyle w:val="Ttulo1"/>
            <w:spacing w:line="240" w:lineRule="auto"/>
          </w:pPr>
        </w:pPrChange>
      </w:pPr>
    </w:p>
    <w:p w14:paraId="6D7E293B" w14:textId="77777777" w:rsidR="00952B9C" w:rsidRDefault="00952B9C">
      <w:pPr>
        <w:spacing w:line="240" w:lineRule="auto"/>
        <w:ind w:firstLine="0"/>
        <w:rPr>
          <w:ins w:id="675" w:author="Liliane" w:date="2021-04-18T22:54:00Z"/>
          <w:szCs w:val="24"/>
          <w:lang w:val="en-US"/>
        </w:rPr>
      </w:pPr>
      <w:r w:rsidRPr="000E260A">
        <w:rPr>
          <w:szCs w:val="24"/>
          <w:lang w:val="es-419"/>
        </w:rPr>
        <w:t xml:space="preserve">SORENSEN, M.V. et al. </w:t>
      </w:r>
      <w:proofErr w:type="gramStart"/>
      <w:r w:rsidRPr="00CB7C8F">
        <w:rPr>
          <w:szCs w:val="24"/>
          <w:lang w:val="en-US"/>
        </w:rPr>
        <w:t>Draining the Pool?</w:t>
      </w:r>
      <w:proofErr w:type="gramEnd"/>
      <w:r w:rsidRPr="00CB7C8F">
        <w:rPr>
          <w:szCs w:val="24"/>
          <w:lang w:val="en-US"/>
        </w:rPr>
        <w:t xml:space="preserve"> Carbon Storage and Fluxes in</w:t>
      </w:r>
      <w:r>
        <w:rPr>
          <w:szCs w:val="24"/>
          <w:lang w:val="en-US"/>
        </w:rPr>
        <w:t xml:space="preserve"> Three Alpine Plant Communities. </w:t>
      </w:r>
      <w:r w:rsidRPr="001615AF">
        <w:rPr>
          <w:b/>
          <w:szCs w:val="24"/>
          <w:lang w:val="en-US"/>
        </w:rPr>
        <w:t>Ecosystems</w:t>
      </w:r>
      <w:r w:rsidRPr="00CB7C8F">
        <w:rPr>
          <w:szCs w:val="24"/>
          <w:lang w:val="en-US"/>
        </w:rPr>
        <w:t>, v.</w:t>
      </w:r>
      <w:r>
        <w:rPr>
          <w:szCs w:val="24"/>
          <w:lang w:val="en-US"/>
        </w:rPr>
        <w:t xml:space="preserve"> </w:t>
      </w:r>
      <w:r w:rsidRPr="00CB7C8F">
        <w:rPr>
          <w:szCs w:val="24"/>
          <w:lang w:val="en-US"/>
        </w:rPr>
        <w:t>21, n.</w:t>
      </w:r>
      <w:r>
        <w:rPr>
          <w:szCs w:val="24"/>
          <w:lang w:val="en-US"/>
        </w:rPr>
        <w:t xml:space="preserve"> </w:t>
      </w:r>
      <w:proofErr w:type="gramStart"/>
      <w:r w:rsidRPr="00CB7C8F">
        <w:rPr>
          <w:szCs w:val="24"/>
          <w:lang w:val="en-US"/>
        </w:rPr>
        <w:t>2</w:t>
      </w:r>
      <w:r>
        <w:rPr>
          <w:szCs w:val="24"/>
          <w:lang w:val="en-US"/>
        </w:rPr>
        <w:t xml:space="preserve"> </w:t>
      </w:r>
      <w:r w:rsidRPr="00CB7C8F">
        <w:rPr>
          <w:szCs w:val="24"/>
          <w:lang w:val="en-US"/>
        </w:rPr>
        <w:t>,</w:t>
      </w:r>
      <w:proofErr w:type="gramEnd"/>
      <w:r w:rsidRPr="00CB7C8F">
        <w:rPr>
          <w:szCs w:val="24"/>
          <w:lang w:val="en-US"/>
        </w:rPr>
        <w:t xml:space="preserve"> p.</w:t>
      </w:r>
      <w:r>
        <w:rPr>
          <w:szCs w:val="24"/>
          <w:lang w:val="en-US"/>
        </w:rPr>
        <w:t xml:space="preserve"> </w:t>
      </w:r>
      <w:r w:rsidRPr="00CB7C8F">
        <w:rPr>
          <w:szCs w:val="24"/>
          <w:lang w:val="en-US"/>
        </w:rPr>
        <w:t>316–330, 2018.</w:t>
      </w:r>
    </w:p>
    <w:p w14:paraId="1BF40E55" w14:textId="77777777" w:rsidR="00952B9C" w:rsidRDefault="00952B9C">
      <w:pPr>
        <w:spacing w:line="240" w:lineRule="auto"/>
        <w:ind w:firstLine="0"/>
        <w:rPr>
          <w:szCs w:val="24"/>
          <w:lang w:val="en-US"/>
        </w:rPr>
      </w:pPr>
    </w:p>
    <w:p w14:paraId="1C00A9C2" w14:textId="77777777" w:rsidR="00952B9C" w:rsidRDefault="00952B9C">
      <w:pPr>
        <w:shd w:val="clear" w:color="auto" w:fill="FFFFFF"/>
        <w:spacing w:line="240" w:lineRule="auto"/>
        <w:ind w:firstLine="0"/>
        <w:rPr>
          <w:ins w:id="676" w:author="Liliane" w:date="2021-04-18T22:54:00Z"/>
          <w:rFonts w:cs="Arial"/>
          <w:color w:val="000000"/>
          <w:szCs w:val="24"/>
          <w:lang w:val="en-US"/>
        </w:rPr>
      </w:pPr>
      <w:r w:rsidRPr="00C335D8">
        <w:rPr>
          <w:rFonts w:cs="Arial"/>
          <w:color w:val="000000"/>
          <w:szCs w:val="24"/>
          <w:lang w:val="en-US"/>
          <w:rPrChange w:id="677" w:author="Liliane" w:date="2021-04-18T22:58:00Z">
            <w:rPr>
              <w:rFonts w:cs="Arial"/>
              <w:color w:val="000000"/>
              <w:szCs w:val="24"/>
            </w:rPr>
          </w:rPrChange>
        </w:rPr>
        <w:t xml:space="preserve">SORIANO-DISLA, J.M. et al. </w:t>
      </w:r>
      <w:r w:rsidRPr="002A6E06">
        <w:rPr>
          <w:rFonts w:cs="Arial"/>
          <w:color w:val="000000"/>
          <w:szCs w:val="24"/>
          <w:lang w:val="en-US"/>
        </w:rPr>
        <w:t xml:space="preserve">The Performance of visible, near-, and mid-infrared reflectance spectroscopy for prediction of soil physical, chemical, and biological properties. </w:t>
      </w:r>
      <w:r w:rsidRPr="002A6E06">
        <w:rPr>
          <w:rFonts w:cs="Arial"/>
          <w:b/>
          <w:color w:val="000000"/>
          <w:szCs w:val="24"/>
          <w:lang w:val="en-US"/>
        </w:rPr>
        <w:t>Journal of Applied Spectroscopy</w:t>
      </w:r>
      <w:r w:rsidRPr="002A6E06">
        <w:rPr>
          <w:rFonts w:cs="Arial"/>
          <w:color w:val="000000"/>
          <w:szCs w:val="24"/>
          <w:lang w:val="en-US"/>
        </w:rPr>
        <w:t>, v.49, p.139-186, 2014.</w:t>
      </w:r>
    </w:p>
    <w:p w14:paraId="7CD69BC8" w14:textId="77777777" w:rsidR="00952B9C" w:rsidRDefault="00952B9C">
      <w:pPr>
        <w:shd w:val="clear" w:color="auto" w:fill="FFFFFF"/>
        <w:spacing w:line="240" w:lineRule="auto"/>
        <w:ind w:firstLine="0"/>
        <w:rPr>
          <w:rFonts w:cs="Arial"/>
          <w:color w:val="000000"/>
          <w:szCs w:val="24"/>
          <w:lang w:val="en-US"/>
        </w:rPr>
      </w:pPr>
    </w:p>
    <w:p w14:paraId="607D2B8D" w14:textId="77777777" w:rsidR="00952B9C" w:rsidRDefault="00952B9C">
      <w:pPr>
        <w:spacing w:line="240" w:lineRule="auto"/>
        <w:ind w:firstLine="0"/>
        <w:rPr>
          <w:ins w:id="678" w:author="Liliane" w:date="2021-05-05T22:45:00Z"/>
          <w:rFonts w:eastAsia="Calibri" w:cs="Arial"/>
          <w:szCs w:val="24"/>
          <w:lang w:val="en-US"/>
        </w:rPr>
      </w:pPr>
      <w:r w:rsidRPr="002A6E06">
        <w:rPr>
          <w:rFonts w:eastAsia="Calibri" w:cs="Arial"/>
          <w:szCs w:val="24"/>
          <w:lang w:val="en-US"/>
        </w:rPr>
        <w:t xml:space="preserve">STENBERG, B. et al. Visible and Near Infrared Spectroscopy in Soil Science. In Donald L. Sparks, editor: </w:t>
      </w:r>
      <w:r w:rsidRPr="002A6E06">
        <w:rPr>
          <w:rFonts w:eastAsia="Calibri" w:cs="Arial"/>
          <w:b/>
          <w:szCs w:val="24"/>
          <w:lang w:val="en-US"/>
        </w:rPr>
        <w:t>Advances in Agronomy</w:t>
      </w:r>
      <w:r w:rsidRPr="002A6E06">
        <w:rPr>
          <w:rFonts w:eastAsia="Calibri" w:cs="Arial"/>
          <w:szCs w:val="24"/>
          <w:lang w:val="en-US"/>
        </w:rPr>
        <w:t>, v. 107, chapter 5, Burlington: Academic Press, p.163-215, 2010.</w:t>
      </w:r>
    </w:p>
    <w:p w14:paraId="01BDEA8F" w14:textId="77777777" w:rsidR="00380AA6" w:rsidRDefault="00380AA6">
      <w:pPr>
        <w:spacing w:line="240" w:lineRule="auto"/>
        <w:ind w:firstLine="0"/>
        <w:rPr>
          <w:rFonts w:eastAsia="Calibri" w:cs="Arial"/>
          <w:szCs w:val="24"/>
          <w:lang w:val="en-US"/>
        </w:rPr>
      </w:pPr>
    </w:p>
    <w:p w14:paraId="3CFCA347" w14:textId="77777777" w:rsidR="00952B9C" w:rsidRDefault="00952B9C">
      <w:pPr>
        <w:spacing w:line="240" w:lineRule="auto"/>
        <w:ind w:firstLine="0"/>
        <w:rPr>
          <w:ins w:id="679" w:author="Liliane" w:date="2021-05-05T22:45:00Z"/>
          <w:rFonts w:eastAsia="Calibri" w:cs="Arial"/>
          <w:szCs w:val="24"/>
          <w:lang w:val="en-US"/>
        </w:rPr>
      </w:pPr>
      <w:r w:rsidRPr="002A6E06">
        <w:rPr>
          <w:rFonts w:eastAsia="Calibri" w:cs="Arial"/>
          <w:szCs w:val="24"/>
          <w:lang w:val="en-US"/>
        </w:rPr>
        <w:t xml:space="preserve">STONER, E.R.; BAUMGARDNER, M.F. Characteristic variations in reflectance of surface soils. </w:t>
      </w:r>
      <w:r w:rsidRPr="002A6E06">
        <w:rPr>
          <w:rFonts w:eastAsia="Calibri" w:cs="Arial"/>
          <w:b/>
          <w:bCs/>
          <w:szCs w:val="24"/>
          <w:lang w:val="en-US"/>
        </w:rPr>
        <w:t>Soil Science Society America Journal</w:t>
      </w:r>
      <w:r w:rsidRPr="002A6E06">
        <w:rPr>
          <w:rFonts w:eastAsia="Calibri" w:cs="Arial"/>
          <w:szCs w:val="24"/>
          <w:lang w:val="en-US"/>
        </w:rPr>
        <w:t>, v.45, p.1161-1165, 1981.</w:t>
      </w:r>
    </w:p>
    <w:p w14:paraId="6DDC15A3" w14:textId="77777777" w:rsidR="00380AA6" w:rsidRDefault="00380AA6">
      <w:pPr>
        <w:spacing w:line="240" w:lineRule="auto"/>
        <w:ind w:firstLine="0"/>
        <w:rPr>
          <w:rFonts w:eastAsia="Calibri" w:cs="Arial"/>
          <w:szCs w:val="24"/>
          <w:lang w:val="en-US"/>
        </w:rPr>
      </w:pPr>
    </w:p>
    <w:p w14:paraId="4310B994" w14:textId="77777777" w:rsidR="00952B9C" w:rsidRDefault="00952B9C">
      <w:pPr>
        <w:shd w:val="clear" w:color="auto" w:fill="FFFFFF"/>
        <w:spacing w:line="240" w:lineRule="auto"/>
        <w:ind w:firstLine="0"/>
        <w:rPr>
          <w:ins w:id="680" w:author="Liliane" w:date="2021-04-18T22:55:00Z"/>
          <w:lang w:val="es-419"/>
        </w:rPr>
      </w:pPr>
      <w:r w:rsidRPr="00085642">
        <w:rPr>
          <w:lang w:val="en-US"/>
          <w:rPrChange w:id="681" w:author="Liliane" w:date="2021-05-06T08:52:00Z">
            <w:rPr/>
          </w:rPrChange>
        </w:rPr>
        <w:t xml:space="preserve">TEIXEIRA, P.C. et al. </w:t>
      </w:r>
      <w:r w:rsidRPr="00835515">
        <w:rPr>
          <w:b/>
        </w:rPr>
        <w:t>Manual de métodos de análise de solos.</w:t>
      </w:r>
      <w:r w:rsidRPr="00835515">
        <w:t xml:space="preserve"> 3ª. ed. rev. e </w:t>
      </w:r>
      <w:proofErr w:type="spellStart"/>
      <w:r w:rsidRPr="00835515">
        <w:t>ampl</w:t>
      </w:r>
      <w:proofErr w:type="spellEnd"/>
      <w:r w:rsidRPr="00835515">
        <w:t xml:space="preserve">. – Brasília, DF: Embrapa, 2017. </w:t>
      </w:r>
      <w:r w:rsidRPr="00FE29CC">
        <w:rPr>
          <w:lang w:val="es-419"/>
          <w:rPrChange w:id="682" w:author="Taciara Zborowski Horst" w:date="2021-03-30T14:30:00Z">
            <w:rPr/>
          </w:rPrChange>
        </w:rPr>
        <w:t>573 p.</w:t>
      </w:r>
    </w:p>
    <w:p w14:paraId="50233DBE" w14:textId="77777777" w:rsidR="00952B9C" w:rsidRPr="00FE29CC" w:rsidRDefault="00952B9C">
      <w:pPr>
        <w:shd w:val="clear" w:color="auto" w:fill="FFFFFF"/>
        <w:spacing w:line="240" w:lineRule="auto"/>
        <w:ind w:firstLine="0"/>
        <w:rPr>
          <w:lang w:val="es-419"/>
          <w:rPrChange w:id="683" w:author="Taciara Zborowski Horst" w:date="2021-03-30T14:30:00Z">
            <w:rPr/>
          </w:rPrChange>
        </w:rPr>
      </w:pPr>
    </w:p>
    <w:p w14:paraId="73AC33FC" w14:textId="31A44293" w:rsidR="00952B9C" w:rsidRDefault="00952B9C">
      <w:pPr>
        <w:spacing w:line="240" w:lineRule="auto"/>
        <w:ind w:firstLine="0"/>
        <w:rPr>
          <w:ins w:id="684" w:author="Liliane" w:date="2021-04-18T22:55:00Z"/>
          <w:rFonts w:cs="Arial"/>
          <w:szCs w:val="24"/>
        </w:rPr>
      </w:pPr>
      <w:r w:rsidRPr="00FE29CC">
        <w:rPr>
          <w:rFonts w:cs="Arial"/>
          <w:szCs w:val="24"/>
          <w:lang w:val="es-419"/>
        </w:rPr>
        <w:t xml:space="preserve">TEN CATEN, A. et al. </w:t>
      </w:r>
      <w:r w:rsidRPr="004001B2">
        <w:rPr>
          <w:rFonts w:cs="Arial"/>
          <w:szCs w:val="24"/>
        </w:rPr>
        <w:t xml:space="preserve">Estatística multivariada aplicada à diminuição do número de </w:t>
      </w:r>
      <w:proofErr w:type="spellStart"/>
      <w:r w:rsidRPr="004001B2">
        <w:rPr>
          <w:rFonts w:cs="Arial"/>
          <w:szCs w:val="24"/>
        </w:rPr>
        <w:t>preditores</w:t>
      </w:r>
      <w:proofErr w:type="spellEnd"/>
      <w:r w:rsidRPr="004001B2">
        <w:rPr>
          <w:rFonts w:cs="Arial"/>
          <w:szCs w:val="24"/>
        </w:rPr>
        <w:t xml:space="preserve"> no mapeamento digital do solo.</w:t>
      </w:r>
      <w:r w:rsidRPr="004001B2">
        <w:rPr>
          <w:rFonts w:cs="Arial"/>
          <w:b/>
          <w:bCs/>
          <w:szCs w:val="24"/>
        </w:rPr>
        <w:t xml:space="preserve"> Pesquisa agropecuária brasileira</w:t>
      </w:r>
      <w:r w:rsidRPr="004001B2">
        <w:rPr>
          <w:rFonts w:cs="Arial"/>
          <w:szCs w:val="24"/>
        </w:rPr>
        <w:t>, v. 46, n. 5, p. 553-561, 2011.</w:t>
      </w:r>
    </w:p>
    <w:p w14:paraId="7304860D" w14:textId="77777777" w:rsidR="00952B9C" w:rsidRDefault="00952B9C">
      <w:pPr>
        <w:spacing w:line="240" w:lineRule="auto"/>
        <w:ind w:firstLine="0"/>
        <w:rPr>
          <w:rFonts w:cs="Arial"/>
          <w:szCs w:val="24"/>
        </w:rPr>
      </w:pPr>
    </w:p>
    <w:p w14:paraId="305346DB" w14:textId="77777777" w:rsidR="00952B9C" w:rsidRPr="002D0E97" w:rsidRDefault="00952B9C">
      <w:pPr>
        <w:pStyle w:val="Ttulo1"/>
        <w:spacing w:line="240" w:lineRule="auto"/>
        <w:rPr>
          <w:ins w:id="685" w:author="Liliane" w:date="2021-04-18T22:55:00Z"/>
          <w:rStyle w:val="title-text"/>
          <w:rFonts w:eastAsiaTheme="minorHAnsi" w:cs="Arial"/>
          <w:b w:val="0"/>
          <w:szCs w:val="24"/>
          <w:rPrChange w:id="686" w:author="Liliane" w:date="2021-05-05T19:30:00Z">
            <w:rPr>
              <w:ins w:id="687" w:author="Liliane" w:date="2021-04-18T22:55:00Z"/>
              <w:rStyle w:val="title-text"/>
              <w:rFonts w:eastAsiaTheme="minorHAnsi" w:cs="Arial"/>
              <w:b w:val="0"/>
              <w:szCs w:val="24"/>
              <w:lang w:val="pt-BR"/>
            </w:rPr>
          </w:rPrChange>
        </w:rPr>
        <w:pPrChange w:id="688" w:author="Liliane" w:date="2021-04-18T22:46:00Z">
          <w:pPr>
            <w:pStyle w:val="Ttulo1"/>
          </w:pPr>
        </w:pPrChange>
      </w:pPr>
      <w:r w:rsidRPr="00952B9C">
        <w:rPr>
          <w:rFonts w:cs="Arial"/>
          <w:b w:val="0"/>
          <w:szCs w:val="24"/>
          <w:lang w:val="pt-BR"/>
          <w:rPrChange w:id="689" w:author="Liliane" w:date="2021-04-18T22:46:00Z">
            <w:rPr>
              <w:rFonts w:cs="Arial"/>
              <w:b w:val="0"/>
              <w:szCs w:val="24"/>
            </w:rPr>
          </w:rPrChange>
        </w:rPr>
        <w:t xml:space="preserve">TERRA, F. S.; DEMATTÊ, J. M. A.; VISCARRA ROSSEL, R. A. </w:t>
      </w:r>
      <w:r w:rsidRPr="00952B9C">
        <w:rPr>
          <w:rStyle w:val="title-text"/>
          <w:rFonts w:cs="Arial"/>
          <w:b w:val="0"/>
          <w:szCs w:val="24"/>
          <w:lang w:val="pt-BR"/>
          <w:rPrChange w:id="690" w:author="Liliane" w:date="2021-04-18T22:46:00Z">
            <w:rPr>
              <w:rStyle w:val="title-text"/>
              <w:rFonts w:cs="Arial"/>
              <w:b w:val="0"/>
              <w:szCs w:val="24"/>
            </w:rPr>
          </w:rPrChange>
        </w:rPr>
        <w:t xml:space="preserve">Spectral libraries for quantitative analyses of tropical Brazilian soils: Comparing vis–NIR and mid-IR reflectance data. </w:t>
      </w:r>
      <w:r w:rsidRPr="003156BF">
        <w:rPr>
          <w:rStyle w:val="title-text"/>
          <w:rFonts w:cs="Arial"/>
          <w:szCs w:val="24"/>
        </w:rPr>
        <w:t>Geoderma</w:t>
      </w:r>
      <w:r>
        <w:rPr>
          <w:rStyle w:val="title-text"/>
          <w:rFonts w:cs="Arial"/>
          <w:b w:val="0"/>
          <w:szCs w:val="24"/>
        </w:rPr>
        <w:t>, v. 255-256, p. 81-93, 2015.</w:t>
      </w:r>
    </w:p>
    <w:p w14:paraId="0F978D5F" w14:textId="77777777" w:rsidR="00952B9C" w:rsidRPr="002D0E97" w:rsidRDefault="00952B9C">
      <w:pPr>
        <w:spacing w:line="240" w:lineRule="auto"/>
        <w:rPr>
          <w:rPrChange w:id="691" w:author="Liliane" w:date="2021-05-05T19:30:00Z">
            <w:rPr>
              <w:rStyle w:val="title-text"/>
              <w:rFonts w:cs="Arial"/>
              <w:b w:val="0"/>
              <w:szCs w:val="24"/>
            </w:rPr>
          </w:rPrChange>
        </w:rPr>
        <w:pPrChange w:id="692" w:author="Liliane" w:date="2021-04-18T22:55:00Z">
          <w:pPr>
            <w:pStyle w:val="Ttulo1"/>
          </w:pPr>
        </w:pPrChange>
      </w:pPr>
    </w:p>
    <w:p w14:paraId="05D2003A" w14:textId="77777777" w:rsidR="00952B9C" w:rsidRDefault="00952B9C" w:rsidP="00952B9C">
      <w:pPr>
        <w:spacing w:line="240" w:lineRule="auto"/>
        <w:ind w:firstLine="0"/>
        <w:rPr>
          <w:ins w:id="693" w:author="Liliane" w:date="2021-04-18T22:55:00Z"/>
          <w:lang w:val="en-US"/>
        </w:rPr>
      </w:pPr>
      <w:r>
        <w:rPr>
          <w:lang w:val="en-US"/>
        </w:rPr>
        <w:lastRenderedPageBreak/>
        <w:t xml:space="preserve">TISDALL, J. M.; OADES, J. M. Organic matter and water-stable aggregates in soils. </w:t>
      </w:r>
      <w:r w:rsidRPr="008A6840">
        <w:rPr>
          <w:b/>
          <w:lang w:val="en-US"/>
        </w:rPr>
        <w:t>European Journal of Soil Science</w:t>
      </w:r>
      <w:r>
        <w:rPr>
          <w:lang w:val="en-US"/>
        </w:rPr>
        <w:t xml:space="preserve">, v. 33, n. </w:t>
      </w:r>
      <w:proofErr w:type="gramStart"/>
      <w:r>
        <w:rPr>
          <w:lang w:val="en-US"/>
        </w:rPr>
        <w:t>2</w:t>
      </w:r>
      <w:proofErr w:type="gramEnd"/>
      <w:r>
        <w:rPr>
          <w:lang w:val="en-US"/>
        </w:rPr>
        <w:t>, p. 141-163, 1982.</w:t>
      </w:r>
    </w:p>
    <w:p w14:paraId="58F29716" w14:textId="77777777" w:rsidR="00952B9C" w:rsidRDefault="00952B9C" w:rsidP="00952B9C">
      <w:pPr>
        <w:spacing w:line="240" w:lineRule="auto"/>
        <w:ind w:firstLine="0"/>
        <w:rPr>
          <w:lang w:val="en-US"/>
        </w:rPr>
      </w:pPr>
    </w:p>
    <w:p w14:paraId="645F5B2E" w14:textId="77777777" w:rsidR="00952B9C" w:rsidRDefault="00952B9C" w:rsidP="00952B9C">
      <w:pPr>
        <w:spacing w:line="240" w:lineRule="auto"/>
        <w:ind w:firstLine="0"/>
        <w:rPr>
          <w:ins w:id="694" w:author="Liliane" w:date="2021-04-18T22:55:00Z"/>
          <w:rFonts w:cs="Arial"/>
          <w:color w:val="000000" w:themeColor="text1"/>
          <w:szCs w:val="24"/>
          <w:lang w:val="en-US"/>
        </w:rPr>
      </w:pPr>
      <w:r w:rsidRPr="00952B9C">
        <w:rPr>
          <w:rFonts w:cs="Arial"/>
          <w:szCs w:val="24"/>
          <w:lang w:val="en-US"/>
          <w:rPrChange w:id="695" w:author="Liliane" w:date="2021-04-18T22:46:00Z">
            <w:rPr>
              <w:rFonts w:cs="Arial"/>
              <w:szCs w:val="24"/>
            </w:rPr>
          </w:rPrChange>
        </w:rPr>
        <w:t xml:space="preserve">VANDOUR, E. et al. </w:t>
      </w:r>
      <w:r w:rsidRPr="008440A9">
        <w:rPr>
          <w:rFonts w:cs="Arial"/>
          <w:color w:val="000000" w:themeColor="text1"/>
          <w:szCs w:val="24"/>
          <w:lang w:val="en-US"/>
        </w:rPr>
        <w:t>Sentinel – 2 image capacities to predict common topsoil properties of temperate and Mediterranean agroecosystems</w:t>
      </w:r>
      <w:r w:rsidRPr="002C4A3F">
        <w:rPr>
          <w:rFonts w:cs="Arial"/>
          <w:color w:val="000000" w:themeColor="text1"/>
          <w:szCs w:val="24"/>
          <w:lang w:val="en-US"/>
        </w:rPr>
        <w:t xml:space="preserve">. </w:t>
      </w:r>
      <w:r w:rsidRPr="002C4A3F">
        <w:rPr>
          <w:rFonts w:cs="Arial"/>
          <w:b/>
          <w:color w:val="000000" w:themeColor="text1"/>
          <w:szCs w:val="24"/>
          <w:lang w:val="en-US"/>
        </w:rPr>
        <w:t>Remote Sensing of Environment</w:t>
      </w:r>
      <w:r w:rsidRPr="002C4A3F">
        <w:rPr>
          <w:rFonts w:cs="Arial"/>
          <w:color w:val="000000" w:themeColor="text1"/>
          <w:szCs w:val="24"/>
          <w:lang w:val="en-US"/>
        </w:rPr>
        <w:t>, v. 223, p. 21-33, 2019.</w:t>
      </w:r>
    </w:p>
    <w:p w14:paraId="6D9B1848" w14:textId="77777777" w:rsidR="00952B9C" w:rsidRDefault="00952B9C" w:rsidP="00952B9C">
      <w:pPr>
        <w:spacing w:line="240" w:lineRule="auto"/>
        <w:ind w:firstLine="0"/>
        <w:rPr>
          <w:rFonts w:cs="Arial"/>
          <w:color w:val="000000" w:themeColor="text1"/>
          <w:szCs w:val="24"/>
          <w:lang w:val="en-US"/>
        </w:rPr>
      </w:pPr>
    </w:p>
    <w:p w14:paraId="3939D0B3" w14:textId="77777777" w:rsidR="00952B9C" w:rsidRDefault="00952B9C" w:rsidP="00952B9C">
      <w:pPr>
        <w:spacing w:line="240" w:lineRule="auto"/>
        <w:ind w:firstLine="0"/>
        <w:rPr>
          <w:ins w:id="696" w:author="Liliane" w:date="2021-04-18T22:55:00Z"/>
          <w:rFonts w:cs="Arial"/>
          <w:szCs w:val="24"/>
          <w:lang w:val="en-US"/>
        </w:rPr>
      </w:pPr>
      <w:r w:rsidRPr="00792695">
        <w:rPr>
          <w:rFonts w:cs="Arial"/>
          <w:szCs w:val="24"/>
          <w:lang w:val="en-US"/>
        </w:rPr>
        <w:t xml:space="preserve">VASÁT, R. et al. Combining reﬂectance spectroscopy and the digital elevation model for soil </w:t>
      </w:r>
      <w:proofErr w:type="spellStart"/>
      <w:r w:rsidRPr="00792695">
        <w:rPr>
          <w:rFonts w:cs="Arial"/>
          <w:szCs w:val="24"/>
          <w:lang w:val="en-US"/>
        </w:rPr>
        <w:t>oxidizable</w:t>
      </w:r>
      <w:proofErr w:type="spellEnd"/>
      <w:r w:rsidRPr="00792695">
        <w:rPr>
          <w:rFonts w:cs="Arial"/>
          <w:szCs w:val="24"/>
          <w:lang w:val="en-US"/>
        </w:rPr>
        <w:t xml:space="preserve"> carbon estimation. </w:t>
      </w:r>
      <w:r w:rsidRPr="00003140">
        <w:rPr>
          <w:rFonts w:cs="Arial"/>
          <w:b/>
          <w:szCs w:val="24"/>
          <w:lang w:val="en-US"/>
          <w:rPrChange w:id="697" w:author="Taciara Zborowski Horst" w:date="2021-03-30T14:30:00Z">
            <w:rPr>
              <w:rFonts w:cs="Arial"/>
              <w:b/>
              <w:szCs w:val="24"/>
            </w:rPr>
          </w:rPrChange>
        </w:rPr>
        <w:t>Geoderma</w:t>
      </w:r>
      <w:r w:rsidRPr="00003140">
        <w:rPr>
          <w:rFonts w:cs="Arial"/>
          <w:szCs w:val="24"/>
          <w:lang w:val="en-US"/>
          <w:rPrChange w:id="698" w:author="Taciara Zborowski Horst" w:date="2021-03-30T14:30:00Z">
            <w:rPr>
              <w:rFonts w:cs="Arial"/>
              <w:szCs w:val="24"/>
            </w:rPr>
          </w:rPrChange>
        </w:rPr>
        <w:t>, v.303, p.133–142, 2017.</w:t>
      </w:r>
    </w:p>
    <w:p w14:paraId="71FF7492" w14:textId="77777777" w:rsidR="00952B9C" w:rsidRPr="00003140" w:rsidRDefault="00952B9C" w:rsidP="00952B9C">
      <w:pPr>
        <w:spacing w:line="240" w:lineRule="auto"/>
        <w:ind w:firstLine="0"/>
        <w:rPr>
          <w:rFonts w:cs="Arial"/>
          <w:szCs w:val="24"/>
          <w:lang w:val="en-US"/>
          <w:rPrChange w:id="699" w:author="Taciara Zborowski Horst" w:date="2021-03-30T14:30:00Z">
            <w:rPr>
              <w:rFonts w:cs="Arial"/>
              <w:szCs w:val="24"/>
            </w:rPr>
          </w:rPrChange>
        </w:rPr>
      </w:pPr>
    </w:p>
    <w:p w14:paraId="7A082676" w14:textId="77777777" w:rsidR="00952B9C" w:rsidRPr="00003140" w:rsidRDefault="00952B9C" w:rsidP="00952B9C">
      <w:pPr>
        <w:spacing w:line="240" w:lineRule="auto"/>
        <w:ind w:firstLine="0"/>
        <w:rPr>
          <w:rFonts w:cs="Arial"/>
          <w:szCs w:val="24"/>
          <w:lang w:val="en-US"/>
          <w:rPrChange w:id="700" w:author="Taciara Zborowski Horst" w:date="2021-03-30T14:30:00Z">
            <w:rPr>
              <w:rFonts w:cs="Arial"/>
              <w:szCs w:val="24"/>
            </w:rPr>
          </w:rPrChange>
        </w:rPr>
      </w:pPr>
      <w:r w:rsidRPr="009E7FAA">
        <w:rPr>
          <w:rFonts w:cs="Arial"/>
          <w:szCs w:val="24"/>
          <w:lang w:val="en-US"/>
        </w:rPr>
        <w:t xml:space="preserve">VASQUES, G.M.; GRUNWALD, S.; SICKMAN, J.O. Comparison of multivariate methods for inferential modeling of soil carbon using visible/near-infrared spectra. </w:t>
      </w:r>
      <w:r w:rsidRPr="00003140">
        <w:rPr>
          <w:rFonts w:cs="Arial"/>
          <w:b/>
          <w:szCs w:val="24"/>
          <w:lang w:val="en-US"/>
          <w:rPrChange w:id="701" w:author="Taciara Zborowski Horst" w:date="2021-03-30T14:30:00Z">
            <w:rPr>
              <w:rFonts w:cs="Arial"/>
              <w:b/>
              <w:szCs w:val="24"/>
            </w:rPr>
          </w:rPrChange>
        </w:rPr>
        <w:t>Geoderma</w:t>
      </w:r>
      <w:r w:rsidRPr="00003140">
        <w:rPr>
          <w:rFonts w:cs="Arial"/>
          <w:szCs w:val="24"/>
          <w:lang w:val="en-US"/>
          <w:rPrChange w:id="702" w:author="Taciara Zborowski Horst" w:date="2021-03-30T14:30:00Z">
            <w:rPr>
              <w:rFonts w:cs="Arial"/>
              <w:szCs w:val="24"/>
            </w:rPr>
          </w:rPrChange>
        </w:rPr>
        <w:t>, v.146 (1-2), p.14–25, 2008.</w:t>
      </w:r>
    </w:p>
    <w:p w14:paraId="25B868FE" w14:textId="77777777" w:rsidR="00952B9C" w:rsidRPr="00794F31" w:rsidRDefault="00952B9C" w:rsidP="00952B9C">
      <w:pPr>
        <w:pStyle w:val="highwire-cite-authors"/>
        <w:jc w:val="both"/>
        <w:rPr>
          <w:rFonts w:ascii="Arial" w:hAnsi="Arial" w:cs="Arial"/>
          <w:lang w:val="en-US"/>
        </w:rPr>
      </w:pPr>
      <w:r w:rsidRPr="00794F31">
        <w:rPr>
          <w:rFonts w:ascii="Arial" w:hAnsi="Arial" w:cs="Arial"/>
          <w:lang w:val="en-US"/>
        </w:rPr>
        <w:t xml:space="preserve">VISCARRA ROSSEL, R. A. et al. Using a legacy soil sample to develop a mid-IR spectral library. </w:t>
      </w:r>
      <w:r w:rsidRPr="00794F31">
        <w:rPr>
          <w:rFonts w:ascii="Arial" w:hAnsi="Arial" w:cs="Arial"/>
          <w:b/>
          <w:lang w:val="en-US"/>
        </w:rPr>
        <w:t xml:space="preserve">Australian Journal of Soil Research. </w:t>
      </w:r>
      <w:r w:rsidRPr="00794F31">
        <w:rPr>
          <w:rFonts w:ascii="Arial" w:hAnsi="Arial" w:cs="Arial"/>
          <w:lang w:val="en-US"/>
        </w:rPr>
        <w:t>CSIRO Publishing, v. 46, p. 1 – 16, 2008.</w:t>
      </w:r>
    </w:p>
    <w:p w14:paraId="2EA08FF2" w14:textId="77777777" w:rsidR="00952B9C" w:rsidRDefault="00952B9C" w:rsidP="002746BA">
      <w:pPr>
        <w:spacing w:line="240" w:lineRule="auto"/>
        <w:ind w:firstLine="0"/>
        <w:rPr>
          <w:ins w:id="703" w:author="Liliane" w:date="2021-04-18T22:55:00Z"/>
          <w:rFonts w:cs="Arial"/>
          <w:szCs w:val="24"/>
          <w:lang w:val="en-US"/>
        </w:rPr>
      </w:pPr>
      <w:r w:rsidRPr="00395144">
        <w:rPr>
          <w:rFonts w:cs="Arial"/>
          <w:szCs w:val="24"/>
          <w:lang w:val="en-US"/>
        </w:rPr>
        <w:t xml:space="preserve">VISCARRA ROSSEL, R.A. et al. </w:t>
      </w:r>
      <w:r w:rsidRPr="002A6E06">
        <w:rPr>
          <w:rFonts w:cs="Arial"/>
          <w:szCs w:val="24"/>
          <w:lang w:val="en-US"/>
        </w:rPr>
        <w:t xml:space="preserve">Visible, near infrared, mid infrared or combined diffuse reﬂectance spectroscopy for simultaneous assessment of various soil properties. </w:t>
      </w:r>
      <w:r w:rsidRPr="002A6E06">
        <w:rPr>
          <w:rFonts w:cs="Arial"/>
          <w:b/>
          <w:szCs w:val="24"/>
          <w:lang w:val="en-US"/>
        </w:rPr>
        <w:t>Geoderma</w:t>
      </w:r>
      <w:r w:rsidRPr="002A6E06">
        <w:rPr>
          <w:rFonts w:cs="Arial"/>
          <w:szCs w:val="24"/>
          <w:lang w:val="en-US"/>
        </w:rPr>
        <w:t>, v.131 (1–2), p.59–75, 2006.</w:t>
      </w:r>
    </w:p>
    <w:p w14:paraId="7F464BEC" w14:textId="77777777" w:rsidR="002746BA" w:rsidRDefault="002746BA" w:rsidP="002746BA">
      <w:pPr>
        <w:spacing w:line="240" w:lineRule="auto"/>
        <w:ind w:firstLine="0"/>
        <w:rPr>
          <w:rFonts w:cs="Arial"/>
          <w:szCs w:val="24"/>
          <w:lang w:val="en-US"/>
        </w:rPr>
      </w:pPr>
    </w:p>
    <w:p w14:paraId="60BF0F2E" w14:textId="77777777" w:rsidR="00952B9C" w:rsidRDefault="00952B9C" w:rsidP="002746BA">
      <w:pPr>
        <w:spacing w:line="240" w:lineRule="auto"/>
        <w:ind w:firstLine="0"/>
        <w:rPr>
          <w:ins w:id="704" w:author="Liliane" w:date="2021-04-18T22:55:00Z"/>
          <w:rFonts w:eastAsia="Calibri" w:cs="Arial"/>
          <w:color w:val="000000"/>
          <w:szCs w:val="24"/>
          <w:shd w:val="clear" w:color="auto" w:fill="FFFFFF"/>
          <w:lang w:val="en-US"/>
        </w:rPr>
      </w:pPr>
      <w:r w:rsidRPr="002A6E06">
        <w:rPr>
          <w:rFonts w:eastAsia="Calibri" w:cs="Arial"/>
          <w:color w:val="000000"/>
          <w:szCs w:val="24"/>
          <w:shd w:val="clear" w:color="auto" w:fill="FFFFFF"/>
          <w:lang w:val="en-US"/>
        </w:rPr>
        <w:t>VISCARRA ROSSEL, R.A.; BEHRENS, T. Using data mining to model and interpret soil diffuse re</w:t>
      </w:r>
      <w:r w:rsidRPr="002A6E06">
        <w:rPr>
          <w:rFonts w:eastAsia="Calibri" w:cs="Arial"/>
          <w:color w:val="000000"/>
          <w:szCs w:val="24"/>
          <w:shd w:val="clear" w:color="auto" w:fill="FFFFFF"/>
        </w:rPr>
        <w:t>ﬂ</w:t>
      </w:r>
      <w:proofErr w:type="spellStart"/>
      <w:r w:rsidRPr="002A6E06">
        <w:rPr>
          <w:rFonts w:eastAsia="Calibri" w:cs="Arial"/>
          <w:color w:val="000000"/>
          <w:szCs w:val="24"/>
          <w:shd w:val="clear" w:color="auto" w:fill="FFFFFF"/>
          <w:lang w:val="en-US"/>
        </w:rPr>
        <w:t>ectance</w:t>
      </w:r>
      <w:proofErr w:type="spellEnd"/>
      <w:r w:rsidRPr="002A6E06">
        <w:rPr>
          <w:rFonts w:eastAsia="Calibri" w:cs="Arial"/>
          <w:color w:val="000000"/>
          <w:szCs w:val="24"/>
          <w:shd w:val="clear" w:color="auto" w:fill="FFFFFF"/>
          <w:lang w:val="en-US"/>
        </w:rPr>
        <w:t xml:space="preserve"> spectra. </w:t>
      </w:r>
      <w:r w:rsidRPr="002A6E06">
        <w:rPr>
          <w:rFonts w:eastAsia="Calibri" w:cs="Arial"/>
          <w:b/>
          <w:bCs/>
          <w:color w:val="000000"/>
          <w:szCs w:val="24"/>
          <w:shd w:val="clear" w:color="auto" w:fill="FFFFFF"/>
          <w:lang w:val="en-US"/>
        </w:rPr>
        <w:t>Geoderma</w:t>
      </w:r>
      <w:r w:rsidRPr="002A6E06">
        <w:rPr>
          <w:rFonts w:eastAsia="Calibri" w:cs="Arial"/>
          <w:color w:val="000000"/>
          <w:szCs w:val="24"/>
          <w:shd w:val="clear" w:color="auto" w:fill="FFFFFF"/>
          <w:lang w:val="en-US"/>
        </w:rPr>
        <w:t>, v.158, p.46-54, 2010.</w:t>
      </w:r>
    </w:p>
    <w:p w14:paraId="46DB8DE0" w14:textId="77777777" w:rsidR="002746BA" w:rsidRDefault="002746BA" w:rsidP="002746BA">
      <w:pPr>
        <w:spacing w:line="240" w:lineRule="auto"/>
        <w:ind w:firstLine="0"/>
        <w:rPr>
          <w:rFonts w:eastAsia="Calibri" w:cs="Arial"/>
          <w:color w:val="000000"/>
          <w:szCs w:val="24"/>
          <w:shd w:val="clear" w:color="auto" w:fill="FFFFFF"/>
          <w:lang w:val="en-US"/>
        </w:rPr>
      </w:pPr>
    </w:p>
    <w:p w14:paraId="1CB63081" w14:textId="77777777" w:rsidR="00952B9C" w:rsidRDefault="00952B9C" w:rsidP="002746BA">
      <w:pPr>
        <w:spacing w:line="240" w:lineRule="auto"/>
        <w:ind w:firstLine="0"/>
        <w:rPr>
          <w:ins w:id="705" w:author="Liliane" w:date="2021-05-05T22:51:00Z"/>
          <w:rFonts w:eastAsia="Calibri" w:cs="Arial"/>
          <w:szCs w:val="24"/>
          <w:lang w:val="en-US"/>
        </w:rPr>
      </w:pPr>
      <w:r w:rsidRPr="00794F31">
        <w:rPr>
          <w:rFonts w:eastAsia="Calibri" w:cs="Arial"/>
          <w:szCs w:val="24"/>
          <w:lang w:val="en-US"/>
        </w:rPr>
        <w:t xml:space="preserve">VISCARRA ROSSEL, R.A.; MCBRATNEY, A.B. Diffuse reflectance spectroscopy as a tool for digital soil mapping. In: HARTEMINK, A. A.M.L.M.-S. (Ed.), </w:t>
      </w:r>
      <w:r w:rsidRPr="00794F31">
        <w:rPr>
          <w:rFonts w:eastAsia="Calibri" w:cs="Arial"/>
          <w:b/>
          <w:szCs w:val="24"/>
          <w:lang w:val="en-US"/>
        </w:rPr>
        <w:t>Digital Soil Mapping with Limited Data</w:t>
      </w:r>
      <w:r w:rsidRPr="00794F31">
        <w:rPr>
          <w:rFonts w:eastAsia="Calibri" w:cs="Arial"/>
          <w:szCs w:val="24"/>
          <w:lang w:val="en-US"/>
        </w:rPr>
        <w:t>. Springer, p.165-172, 2008.</w:t>
      </w:r>
    </w:p>
    <w:p w14:paraId="42072F5D" w14:textId="77777777" w:rsidR="00380AA6" w:rsidRDefault="00380AA6" w:rsidP="002746BA">
      <w:pPr>
        <w:spacing w:line="240" w:lineRule="auto"/>
        <w:ind w:firstLine="0"/>
        <w:rPr>
          <w:ins w:id="706" w:author="Liliane" w:date="2021-05-05T22:51:00Z"/>
          <w:rFonts w:eastAsia="Calibri" w:cs="Arial"/>
          <w:szCs w:val="24"/>
          <w:lang w:val="en-US"/>
        </w:rPr>
      </w:pPr>
    </w:p>
    <w:p w14:paraId="7C27C4B9" w14:textId="77777777" w:rsidR="00380AA6" w:rsidRDefault="00380AA6">
      <w:pPr>
        <w:pStyle w:val="Ttulo1"/>
        <w:spacing w:line="240" w:lineRule="auto"/>
        <w:rPr>
          <w:rFonts w:cs="Arial"/>
          <w:b w:val="0"/>
          <w:szCs w:val="24"/>
        </w:rPr>
        <w:pPrChange w:id="707" w:author="Liliane" w:date="2021-05-05T22:51:00Z">
          <w:pPr>
            <w:pStyle w:val="Ttulo1"/>
          </w:pPr>
        </w:pPrChange>
      </w:pPr>
      <w:r w:rsidRPr="00594406">
        <w:rPr>
          <w:rFonts w:cs="Arial"/>
          <w:b w:val="0"/>
          <w:szCs w:val="24"/>
        </w:rPr>
        <w:t xml:space="preserve">WOLSKI, M. S. et al. Digital soil mapping and its implications in the extrapolation of soil-landscape relationships in detailed scale. </w:t>
      </w:r>
      <w:proofErr w:type="spellStart"/>
      <w:r w:rsidRPr="00594406">
        <w:rPr>
          <w:rFonts w:cs="Arial"/>
          <w:szCs w:val="24"/>
        </w:rPr>
        <w:t>Pesquisa</w:t>
      </w:r>
      <w:proofErr w:type="spellEnd"/>
      <w:r w:rsidRPr="00594406">
        <w:rPr>
          <w:rFonts w:cs="Arial"/>
          <w:szCs w:val="24"/>
        </w:rPr>
        <w:t xml:space="preserve"> </w:t>
      </w:r>
      <w:proofErr w:type="spellStart"/>
      <w:r w:rsidRPr="00594406">
        <w:rPr>
          <w:rFonts w:cs="Arial"/>
          <w:szCs w:val="24"/>
        </w:rPr>
        <w:t>Agropecuária</w:t>
      </w:r>
      <w:proofErr w:type="spellEnd"/>
      <w:r w:rsidRPr="00594406">
        <w:rPr>
          <w:rFonts w:cs="Arial"/>
          <w:szCs w:val="24"/>
        </w:rPr>
        <w:t xml:space="preserve"> </w:t>
      </w:r>
      <w:proofErr w:type="spellStart"/>
      <w:r w:rsidRPr="00594406">
        <w:rPr>
          <w:rFonts w:cs="Arial"/>
          <w:szCs w:val="24"/>
        </w:rPr>
        <w:t>Brasileira</w:t>
      </w:r>
      <w:proofErr w:type="spellEnd"/>
      <w:r w:rsidRPr="00594406">
        <w:rPr>
          <w:rFonts w:cs="Arial"/>
          <w:b w:val="0"/>
          <w:szCs w:val="24"/>
        </w:rPr>
        <w:t>, v. 52, p.</w:t>
      </w:r>
      <w:r>
        <w:rPr>
          <w:rFonts w:cs="Arial"/>
          <w:b w:val="0"/>
          <w:szCs w:val="24"/>
        </w:rPr>
        <w:t xml:space="preserve"> </w:t>
      </w:r>
      <w:r w:rsidRPr="00594406">
        <w:rPr>
          <w:rFonts w:cs="Arial"/>
          <w:b w:val="0"/>
          <w:szCs w:val="24"/>
        </w:rPr>
        <w:t>633-642, 2017.</w:t>
      </w:r>
    </w:p>
    <w:p w14:paraId="6FDEAF00" w14:textId="77777777" w:rsidR="002746BA" w:rsidRDefault="002746BA" w:rsidP="002746BA">
      <w:pPr>
        <w:spacing w:line="240" w:lineRule="auto"/>
        <w:ind w:firstLine="0"/>
        <w:rPr>
          <w:rFonts w:eastAsia="Calibri" w:cs="Arial"/>
          <w:szCs w:val="24"/>
          <w:lang w:val="en-US"/>
        </w:rPr>
      </w:pPr>
    </w:p>
    <w:p w14:paraId="146F81B5" w14:textId="77777777" w:rsidR="00952B9C" w:rsidRDefault="00952B9C" w:rsidP="002746BA">
      <w:pPr>
        <w:pStyle w:val="Ttulo1"/>
        <w:spacing w:line="240" w:lineRule="auto"/>
        <w:rPr>
          <w:ins w:id="708" w:author="Liliane" w:date="2021-04-18T22:55:00Z"/>
          <w:rFonts w:cs="Arial"/>
          <w:b w:val="0"/>
          <w:szCs w:val="24"/>
        </w:rPr>
      </w:pPr>
      <w:r>
        <w:rPr>
          <w:rStyle w:val="title-text"/>
          <w:rFonts w:cs="Arial"/>
          <w:b w:val="0"/>
        </w:rPr>
        <w:t xml:space="preserve">XIA, K. et al. </w:t>
      </w:r>
      <w:r w:rsidRPr="00C249C1">
        <w:rPr>
          <w:rFonts w:cs="Arial"/>
          <w:b w:val="0"/>
          <w:szCs w:val="24"/>
        </w:rPr>
        <w:t>Optimization of a Soil Particle Content Prediction Model Based on a Combined Spectral Index and Successive Projections Algorithm Using Vis-NIR Spectroscopy</w:t>
      </w:r>
      <w:r>
        <w:rPr>
          <w:rFonts w:cs="Arial"/>
          <w:b w:val="0"/>
          <w:szCs w:val="24"/>
        </w:rPr>
        <w:t xml:space="preserve">. </w:t>
      </w:r>
      <w:r w:rsidRPr="00183354">
        <w:rPr>
          <w:rFonts w:cs="Arial"/>
          <w:szCs w:val="24"/>
        </w:rPr>
        <w:t>Spectroscopy</w:t>
      </w:r>
      <w:r>
        <w:rPr>
          <w:rFonts w:cs="Arial"/>
          <w:b w:val="0"/>
          <w:szCs w:val="24"/>
        </w:rPr>
        <w:t>, v. 35 (12), p. 24 – 34, 2020.</w:t>
      </w:r>
    </w:p>
    <w:p w14:paraId="4CEC9107" w14:textId="77777777" w:rsidR="002746BA" w:rsidRPr="00085642" w:rsidRDefault="002746BA">
      <w:pPr>
        <w:spacing w:line="240" w:lineRule="auto"/>
        <w:rPr>
          <w:b/>
          <w:lang w:val="en-US"/>
          <w:rPrChange w:id="709" w:author="Liliane" w:date="2021-05-06T08:53:00Z">
            <w:rPr>
              <w:rFonts w:cs="Arial"/>
              <w:b w:val="0"/>
              <w:szCs w:val="24"/>
            </w:rPr>
          </w:rPrChange>
        </w:rPr>
        <w:pPrChange w:id="710" w:author="Liliane" w:date="2021-04-18T22:55:00Z">
          <w:pPr>
            <w:pStyle w:val="Ttulo1"/>
            <w:spacing w:line="240" w:lineRule="auto"/>
          </w:pPr>
        </w:pPrChange>
      </w:pPr>
    </w:p>
    <w:p w14:paraId="017CF885" w14:textId="77777777" w:rsidR="00952B9C" w:rsidRDefault="00952B9C" w:rsidP="002746BA">
      <w:pPr>
        <w:spacing w:line="240" w:lineRule="auto"/>
        <w:ind w:firstLine="0"/>
        <w:rPr>
          <w:ins w:id="711" w:author="Liliane" w:date="2021-05-05T22:49:00Z"/>
          <w:szCs w:val="24"/>
          <w:lang w:val="en-US"/>
        </w:rPr>
      </w:pPr>
      <w:r>
        <w:rPr>
          <w:szCs w:val="24"/>
          <w:lang w:val="en-US"/>
        </w:rPr>
        <w:t xml:space="preserve">XU, S. et al. </w:t>
      </w:r>
      <w:r w:rsidRPr="00C903E7">
        <w:rPr>
          <w:szCs w:val="24"/>
          <w:lang w:val="en-US"/>
        </w:rPr>
        <w:t>Comparison of multivariate methods for estimating selected soil properties from intact soil cores of paddy</w:t>
      </w:r>
      <w:r>
        <w:rPr>
          <w:szCs w:val="24"/>
          <w:lang w:val="en-US"/>
        </w:rPr>
        <w:t xml:space="preserve"> </w:t>
      </w:r>
      <w:r w:rsidRPr="00C903E7">
        <w:rPr>
          <w:rFonts w:cs="Arial"/>
          <w:szCs w:val="24"/>
          <w:lang w:val="en-US"/>
        </w:rPr>
        <w:t>fi</w:t>
      </w:r>
      <w:r w:rsidRPr="00C903E7">
        <w:rPr>
          <w:szCs w:val="24"/>
          <w:lang w:val="en-US"/>
        </w:rPr>
        <w:t>elds by Vis</w:t>
      </w:r>
      <w:r w:rsidRPr="00C903E7">
        <w:rPr>
          <w:rFonts w:cs="Arial"/>
          <w:szCs w:val="24"/>
          <w:lang w:val="en-US"/>
        </w:rPr>
        <w:t>–</w:t>
      </w:r>
      <w:r w:rsidRPr="00C903E7">
        <w:rPr>
          <w:szCs w:val="24"/>
          <w:lang w:val="en-US"/>
        </w:rPr>
        <w:t>NIR spectroscopy</w:t>
      </w:r>
      <w:r>
        <w:rPr>
          <w:szCs w:val="24"/>
          <w:lang w:val="en-US"/>
        </w:rPr>
        <w:t xml:space="preserve">. </w:t>
      </w:r>
      <w:r w:rsidRPr="00C903E7">
        <w:rPr>
          <w:b/>
          <w:szCs w:val="24"/>
          <w:lang w:val="en-US"/>
        </w:rPr>
        <w:t>Geoderma</w:t>
      </w:r>
      <w:r>
        <w:rPr>
          <w:szCs w:val="24"/>
          <w:lang w:val="en-US"/>
        </w:rPr>
        <w:t>, v. 310, p. 29-43, 2018.</w:t>
      </w:r>
    </w:p>
    <w:p w14:paraId="3F21663B" w14:textId="77777777" w:rsidR="00380AA6" w:rsidRDefault="00380AA6" w:rsidP="002746BA">
      <w:pPr>
        <w:spacing w:line="240" w:lineRule="auto"/>
        <w:ind w:firstLine="0"/>
        <w:rPr>
          <w:szCs w:val="24"/>
          <w:lang w:val="en-US"/>
        </w:rPr>
      </w:pPr>
    </w:p>
    <w:p w14:paraId="3256B6A5" w14:textId="77777777" w:rsidR="00952B9C" w:rsidRDefault="00952B9C" w:rsidP="00C335D8">
      <w:pPr>
        <w:pBdr>
          <w:top w:val="nil"/>
          <w:left w:val="nil"/>
          <w:bottom w:val="nil"/>
          <w:right w:val="nil"/>
          <w:between w:val="nil"/>
        </w:pBdr>
        <w:spacing w:line="240" w:lineRule="auto"/>
        <w:ind w:firstLine="0"/>
        <w:rPr>
          <w:ins w:id="712" w:author="Liliane" w:date="2021-04-18T22:56:00Z"/>
          <w:rFonts w:cs="Arial"/>
          <w:szCs w:val="24"/>
          <w:lang w:val="en-US"/>
        </w:rPr>
      </w:pPr>
      <w:r w:rsidRPr="002A6E06">
        <w:rPr>
          <w:rFonts w:cs="Arial"/>
          <w:szCs w:val="24"/>
          <w:lang w:val="en-US"/>
        </w:rPr>
        <w:t xml:space="preserve">YEOMANS, J. C.; BREMNER, J. M. A rapid and precise method for routine determination of organic carbon in soil. </w:t>
      </w:r>
      <w:r w:rsidRPr="002A6E06">
        <w:rPr>
          <w:rFonts w:cs="Arial"/>
          <w:b/>
          <w:szCs w:val="24"/>
          <w:lang w:val="en-US"/>
        </w:rPr>
        <w:t>Communications in soil science and plant analysis</w:t>
      </w:r>
      <w:r w:rsidRPr="002A6E06">
        <w:rPr>
          <w:rFonts w:cs="Arial"/>
          <w:szCs w:val="24"/>
          <w:lang w:val="en-US"/>
        </w:rPr>
        <w:t>, New York, v. 19, n. 13, p. 1467-1476, 1988</w:t>
      </w:r>
      <w:r>
        <w:rPr>
          <w:rFonts w:cs="Arial"/>
          <w:szCs w:val="24"/>
          <w:lang w:val="en-US"/>
        </w:rPr>
        <w:t>.</w:t>
      </w:r>
    </w:p>
    <w:p w14:paraId="6D9777D3" w14:textId="77777777" w:rsidR="002746BA" w:rsidRDefault="002746BA" w:rsidP="00C335D8">
      <w:pPr>
        <w:pBdr>
          <w:top w:val="nil"/>
          <w:left w:val="nil"/>
          <w:bottom w:val="nil"/>
          <w:right w:val="nil"/>
          <w:between w:val="nil"/>
        </w:pBdr>
        <w:spacing w:line="240" w:lineRule="auto"/>
        <w:ind w:firstLine="0"/>
        <w:rPr>
          <w:rFonts w:cs="Arial"/>
          <w:szCs w:val="24"/>
          <w:lang w:val="en-US"/>
        </w:rPr>
      </w:pPr>
    </w:p>
    <w:p w14:paraId="43A9B7DA" w14:textId="77777777" w:rsidR="00952B9C" w:rsidRPr="009E7FAA" w:rsidRDefault="00952B9C" w:rsidP="00C335D8">
      <w:pPr>
        <w:spacing w:line="240" w:lineRule="auto"/>
        <w:ind w:firstLine="0"/>
        <w:rPr>
          <w:rFonts w:cs="Arial"/>
          <w:szCs w:val="24"/>
          <w:lang w:val="en-US"/>
        </w:rPr>
      </w:pPr>
      <w:r w:rsidRPr="009E7FAA">
        <w:rPr>
          <w:rFonts w:cs="Arial"/>
          <w:szCs w:val="24"/>
          <w:lang w:val="en-US"/>
        </w:rPr>
        <w:t xml:space="preserve">ZHONG, Z. et al. Relationship between Soil Organic Carbon Stocks and Clay Content under Different Climatic Conditions in Central China. </w:t>
      </w:r>
      <w:r w:rsidRPr="009E7FAA">
        <w:rPr>
          <w:rFonts w:cs="Arial"/>
          <w:b/>
          <w:szCs w:val="24"/>
          <w:lang w:val="en-US"/>
        </w:rPr>
        <w:t>Forests</w:t>
      </w:r>
      <w:r w:rsidRPr="009E7FAA">
        <w:rPr>
          <w:rFonts w:cs="Arial"/>
          <w:szCs w:val="24"/>
          <w:lang w:val="en-US"/>
        </w:rPr>
        <w:t xml:space="preserve">, v. </w:t>
      </w:r>
      <w:proofErr w:type="gramStart"/>
      <w:r w:rsidRPr="009E7FAA">
        <w:rPr>
          <w:rFonts w:cs="Arial"/>
          <w:szCs w:val="24"/>
          <w:lang w:val="en-US"/>
        </w:rPr>
        <w:t>9</w:t>
      </w:r>
      <w:proofErr w:type="gramEnd"/>
      <w:r w:rsidRPr="009E7FAA">
        <w:rPr>
          <w:rFonts w:cs="Arial"/>
          <w:szCs w:val="24"/>
          <w:lang w:val="en-US"/>
        </w:rPr>
        <w:t xml:space="preserve"> (10), p. 598, 2018.</w:t>
      </w:r>
    </w:p>
    <w:p w14:paraId="04BF63FE" w14:textId="77777777" w:rsidR="00A21405" w:rsidRPr="00FB3EBA" w:rsidRDefault="00A21405" w:rsidP="00A21405">
      <w:pPr>
        <w:pStyle w:val="Ttulo1"/>
        <w:rPr>
          <w:rFonts w:cs="Arial"/>
          <w:b w:val="0"/>
          <w:szCs w:val="24"/>
        </w:rPr>
      </w:pPr>
    </w:p>
    <w:p w14:paraId="40A282C5" w14:textId="77777777" w:rsidR="00A21405" w:rsidRPr="004F100E" w:rsidRDefault="00A21405" w:rsidP="00D35095">
      <w:pPr>
        <w:spacing w:line="240" w:lineRule="auto"/>
        <w:ind w:firstLine="0"/>
        <w:rPr>
          <w:lang w:val="en-US"/>
        </w:rPr>
      </w:pPr>
    </w:p>
    <w:p w14:paraId="157E938E" w14:textId="77777777" w:rsidR="00D35095" w:rsidRPr="00085642" w:rsidRDefault="00D35095">
      <w:pPr>
        <w:spacing w:line="240" w:lineRule="auto"/>
        <w:ind w:firstLine="0"/>
        <w:rPr>
          <w:b/>
          <w:lang w:val="en-US"/>
          <w:rPrChange w:id="713" w:author="Liliane" w:date="2021-05-06T08:53:00Z">
            <w:rPr>
              <w:rFonts w:cs="Arial"/>
              <w:b w:val="0"/>
              <w:szCs w:val="24"/>
            </w:rPr>
          </w:rPrChange>
        </w:rPr>
        <w:pPrChange w:id="714" w:author="Liliane" w:date="2021-04-18T22:37:00Z">
          <w:pPr>
            <w:pStyle w:val="Ttulo1"/>
          </w:pPr>
        </w:pPrChange>
      </w:pPr>
    </w:p>
    <w:p w14:paraId="5E0927EF" w14:textId="77777777" w:rsidR="009E7FAA" w:rsidRPr="00A937A4" w:rsidRDefault="009E7FAA" w:rsidP="008861E2">
      <w:pPr>
        <w:pBdr>
          <w:top w:val="nil"/>
          <w:left w:val="nil"/>
          <w:bottom w:val="nil"/>
          <w:right w:val="nil"/>
          <w:between w:val="nil"/>
        </w:pBdr>
        <w:spacing w:line="240" w:lineRule="auto"/>
        <w:ind w:firstLine="0"/>
        <w:rPr>
          <w:rFonts w:cs="Arial"/>
          <w:szCs w:val="24"/>
          <w:lang w:val="en-US"/>
        </w:rPr>
      </w:pPr>
    </w:p>
    <w:p w14:paraId="06D55B31" w14:textId="77777777" w:rsidR="002C4A3F" w:rsidRPr="005B2348" w:rsidRDefault="002C4A3F">
      <w:pPr>
        <w:ind w:firstLine="0"/>
        <w:rPr>
          <w:rFonts w:cs="Arial"/>
          <w:color w:val="000000" w:themeColor="text1"/>
          <w:szCs w:val="24"/>
          <w:lang w:val="en-US"/>
        </w:rPr>
        <w:pPrChange w:id="715" w:author="Liliane" w:date="2021-04-18T21:20:00Z">
          <w:pPr/>
        </w:pPrChange>
      </w:pPr>
    </w:p>
    <w:p w14:paraId="4F7CF7C4" w14:textId="77777777" w:rsidR="002C4A3F" w:rsidRPr="002C4A3F" w:rsidRDefault="002C4A3F" w:rsidP="002C4A3F">
      <w:pPr>
        <w:tabs>
          <w:tab w:val="left" w:pos="708"/>
          <w:tab w:val="left" w:pos="1670"/>
        </w:tabs>
        <w:suppressAutoHyphens/>
        <w:rPr>
          <w:rFonts w:cs="Arial"/>
          <w:szCs w:val="24"/>
          <w:lang w:val="en-US"/>
        </w:rPr>
      </w:pPr>
    </w:p>
    <w:p w14:paraId="6D2985DC" w14:textId="2CDF3A75" w:rsidR="003B67B7" w:rsidRPr="003B67B7" w:rsidRDefault="003B67B7" w:rsidP="003B67B7">
      <w:pPr>
        <w:pBdr>
          <w:top w:val="nil"/>
          <w:left w:val="nil"/>
          <w:bottom w:val="nil"/>
          <w:right w:val="nil"/>
          <w:between w:val="nil"/>
        </w:pBdr>
        <w:spacing w:line="240" w:lineRule="auto"/>
        <w:ind w:firstLine="0"/>
        <w:rPr>
          <w:rFonts w:cs="Arial"/>
          <w:lang w:val="en-US"/>
        </w:rPr>
      </w:pPr>
    </w:p>
    <w:sectPr w:rsidR="003B67B7" w:rsidRPr="003B67B7" w:rsidSect="0040068A">
      <w:headerReference w:type="default" r:id="rId19"/>
      <w:pgSz w:w="11907" w:h="16840" w:code="9"/>
      <w:pgMar w:top="1701" w:right="1134" w:bottom="1134" w:left="1701" w:header="720" w:footer="720" w:gutter="0"/>
      <w:pgNumType w:start="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JMMB" w:date="2021-04-04T09:56:00Z" w:initials="JMMB">
    <w:p w14:paraId="0F877978" w14:textId="4D6C346A" w:rsidR="002D0E97" w:rsidRDefault="002D0E97">
      <w:pPr>
        <w:pStyle w:val="Textodecomentrio"/>
      </w:pPr>
      <w:r>
        <w:rPr>
          <w:rStyle w:val="Refdecomentrio"/>
        </w:rPr>
        <w:annotationRef/>
      </w:r>
      <w:r>
        <w:t>Padronizar os termos. Use sempre propriedades do solo.</w:t>
      </w:r>
    </w:p>
  </w:comment>
  <w:comment w:id="21" w:author="Taciara Zborowski Horst" w:date="2021-03-30T15:09:00Z" w:initials="TZH">
    <w:p w14:paraId="10126D70" w14:textId="2BE7621A" w:rsidR="002D0E97" w:rsidRDefault="002D0E97">
      <w:pPr>
        <w:pStyle w:val="Textodecomentrio"/>
      </w:pPr>
      <w:r>
        <w:rPr>
          <w:rStyle w:val="Refdecomentrio"/>
        </w:rPr>
        <w:annotationRef/>
      </w:r>
      <w:proofErr w:type="gramStart"/>
      <w:r>
        <w:t>repetido</w:t>
      </w:r>
      <w:proofErr w:type="gramEnd"/>
    </w:p>
  </w:comment>
  <w:comment w:id="26" w:author="JMMB" w:date="2021-04-04T10:21:00Z" w:initials="JMMB">
    <w:p w14:paraId="6D6BF147" w14:textId="77777777" w:rsidR="002D0E97" w:rsidRDefault="002D0E97" w:rsidP="000258A1">
      <w:pPr>
        <w:pStyle w:val="Textodecomentrio"/>
      </w:pPr>
      <w:r>
        <w:rPr>
          <w:rStyle w:val="Refdecomentrio"/>
        </w:rPr>
        <w:annotationRef/>
      </w:r>
      <w:r>
        <w:t>As citações sempre são colocadas em ordem crescente dos anos.</w:t>
      </w:r>
    </w:p>
  </w:comment>
  <w:comment w:id="30" w:author="JMMB" w:date="2021-04-04T10:24:00Z" w:initials="JMMB">
    <w:p w14:paraId="23A4A164" w14:textId="782130B3" w:rsidR="002D0E97" w:rsidRDefault="002D0E97">
      <w:pPr>
        <w:pStyle w:val="Textodecomentrio"/>
      </w:pPr>
      <w:r>
        <w:rPr>
          <w:rStyle w:val="Refdecomentrio"/>
        </w:rPr>
        <w:annotationRef/>
      </w:r>
      <w:r>
        <w:t>Palavra muito FORTE!</w:t>
      </w:r>
    </w:p>
  </w:comment>
  <w:comment w:id="29" w:author="JMMB" w:date="2021-04-04T10:25:00Z" w:initials="JMMB">
    <w:p w14:paraId="6DF558E4" w14:textId="29E1D9BF" w:rsidR="002D0E97" w:rsidRDefault="002D0E97">
      <w:pPr>
        <w:pStyle w:val="Textodecomentrio"/>
      </w:pPr>
      <w:r>
        <w:rPr>
          <w:rStyle w:val="Refdecomentrio"/>
        </w:rPr>
        <w:annotationRef/>
      </w:r>
      <w:r>
        <w:t>Essa parte poderia ser unida com o primeiro parágrafo, pois eles falam a mesma coisa. E aqui já estão algumas citações que estão faltando no primeiro.</w:t>
      </w:r>
    </w:p>
  </w:comment>
  <w:comment w:id="53" w:author="JMMB" w:date="2021-04-04T10:38:00Z" w:initials="JMMB">
    <w:p w14:paraId="6798144C" w14:textId="219A308B" w:rsidR="002D0E97" w:rsidRDefault="002D0E97">
      <w:pPr>
        <w:pStyle w:val="Textodecomentrio"/>
      </w:pPr>
      <w:r>
        <w:rPr>
          <w:rStyle w:val="Refdecomentrio"/>
        </w:rPr>
        <w:annotationRef/>
      </w:r>
      <w:r>
        <w:t>De uma olha da minha tese. Se quiser pode até utilizar alguma figura das curvas.</w:t>
      </w:r>
    </w:p>
  </w:comment>
  <w:comment w:id="174" w:author="JMMB" w:date="2021-04-04T10:40:00Z" w:initials="JMMB">
    <w:p w14:paraId="20C88EB6" w14:textId="2F704A45" w:rsidR="002D0E97" w:rsidRDefault="002D0E97">
      <w:pPr>
        <w:pStyle w:val="Textodecomentrio"/>
      </w:pPr>
      <w:r>
        <w:rPr>
          <w:rStyle w:val="Refdecomentrio"/>
        </w:rPr>
        <w:annotationRef/>
      </w:r>
      <w:r>
        <w:t xml:space="preserve">Concordo com a </w:t>
      </w:r>
      <w:proofErr w:type="spellStart"/>
      <w:r>
        <w:t>Taci</w:t>
      </w:r>
      <w:proofErr w:type="spellEnd"/>
      <w:r>
        <w:t>!</w:t>
      </w:r>
    </w:p>
  </w:comment>
  <w:comment w:id="227" w:author="JMMB" w:date="2021-04-04T10:42:00Z" w:initials="JMMB">
    <w:p w14:paraId="4981EEB4" w14:textId="702235BE" w:rsidR="002D0E97" w:rsidRDefault="002D0E97">
      <w:pPr>
        <w:pStyle w:val="Textodecomentrio"/>
      </w:pPr>
      <w:r>
        <w:rPr>
          <w:rStyle w:val="Refdecomentrio"/>
        </w:rPr>
        <w:annotationRef/>
      </w:r>
      <w:r>
        <w:t xml:space="preserve">Nesse item você deve falar apenas dos índices espectrais. </w:t>
      </w:r>
    </w:p>
    <w:p w14:paraId="6B749FB3" w14:textId="647B9754" w:rsidR="002D0E97" w:rsidRDefault="002D0E97">
      <w:pPr>
        <w:pStyle w:val="Textodecomentrio"/>
      </w:pPr>
    </w:p>
    <w:p w14:paraId="746951DF" w14:textId="1EE90D6B" w:rsidR="002D0E97" w:rsidRDefault="002D0E97">
      <w:pPr>
        <w:pStyle w:val="Textodecomentrio"/>
      </w:pPr>
      <w:r>
        <w:t>O que são?</w:t>
      </w:r>
    </w:p>
    <w:p w14:paraId="6DB4859B" w14:textId="0D0F1B2D" w:rsidR="002D0E97" w:rsidRDefault="002D0E97">
      <w:pPr>
        <w:pStyle w:val="Textodecomentrio"/>
      </w:pPr>
      <w:r>
        <w:t>Como são obtidos?</w:t>
      </w:r>
    </w:p>
    <w:p w14:paraId="17924CF7" w14:textId="727A16C5" w:rsidR="002D0E97" w:rsidRDefault="002D0E97">
      <w:pPr>
        <w:pStyle w:val="Textodecomentrio"/>
      </w:pPr>
      <w:r>
        <w:t>Como podem ser utilizados na predição de COS e argila?</w:t>
      </w:r>
    </w:p>
    <w:p w14:paraId="251CC971" w14:textId="77777777" w:rsidR="002D0E97" w:rsidRDefault="002D0E97" w:rsidP="00343167">
      <w:pPr>
        <w:pStyle w:val="Textodecomentrio"/>
        <w:ind w:firstLine="0"/>
      </w:pPr>
    </w:p>
  </w:comment>
  <w:comment w:id="240" w:author="JMMB" w:date="2021-04-04T10:47:00Z" w:initials="JMMB">
    <w:p w14:paraId="4CBF1877" w14:textId="0C664248" w:rsidR="002D0E97" w:rsidRDefault="002D0E97">
      <w:pPr>
        <w:pStyle w:val="Textodecomentrio"/>
      </w:pPr>
      <w:r>
        <w:rPr>
          <w:rStyle w:val="Refdecomentrio"/>
        </w:rPr>
        <w:annotationRef/>
      </w:r>
      <w:r>
        <w:t>Use sempre vírgula!</w:t>
      </w:r>
    </w:p>
  </w:comment>
  <w:comment w:id="402" w:author="Taciara Zborowski Horst" w:date="2021-03-30T20:44:00Z" w:initials="TZH">
    <w:p w14:paraId="12A8CB6A" w14:textId="29EBC381" w:rsidR="002D0E97" w:rsidRDefault="002D0E97">
      <w:pPr>
        <w:pStyle w:val="Textodecomentrio"/>
      </w:pPr>
      <w:r>
        <w:rPr>
          <w:rStyle w:val="Refdecomentrio"/>
        </w:rPr>
        <w:annotationRef/>
      </w:r>
      <w:r>
        <w:t xml:space="preserve">Numerar as equações e citar no texto, da mesma forma que foi feito nas medidas de erro </w:t>
      </w:r>
      <w:proofErr w:type="gramStart"/>
      <w:r>
        <w:t>do modelos</w:t>
      </w:r>
      <w:proofErr w:type="gramEnd"/>
      <w:r>
        <w:t xml:space="preserve"> </w:t>
      </w:r>
      <w:proofErr w:type="spellStart"/>
      <w:r>
        <w:t>peditivos</w:t>
      </w:r>
      <w:proofErr w:type="spellEnd"/>
    </w:p>
  </w:comment>
  <w:comment w:id="435" w:author="Taciara Zborowski Horst" w:date="2021-03-30T20:39:00Z" w:initials="TZH">
    <w:p w14:paraId="7F645016" w14:textId="77777777" w:rsidR="002D0E97" w:rsidRDefault="002D0E97" w:rsidP="00574D4F">
      <w:pPr>
        <w:pStyle w:val="Textodecomentrio"/>
      </w:pPr>
      <w:r>
        <w:rPr>
          <w:rStyle w:val="Refdecomentrio"/>
        </w:rPr>
        <w:annotationRef/>
      </w:r>
      <w:r>
        <w:t>Essa parte aqui está equivocada.</w:t>
      </w:r>
    </w:p>
    <w:p w14:paraId="46616496" w14:textId="77777777" w:rsidR="002D0E97" w:rsidRDefault="002D0E97" w:rsidP="00574D4F">
      <w:pPr>
        <w:pStyle w:val="Textodecomentrio"/>
      </w:pPr>
    </w:p>
    <w:p w14:paraId="215CAD6E" w14:textId="77777777" w:rsidR="002D0E97" w:rsidRDefault="002D0E97" w:rsidP="00574D4F">
      <w:pPr>
        <w:pStyle w:val="Textodecomentrio"/>
      </w:pPr>
      <w:r>
        <w:t>Predição espacial é fazer mapa.</w:t>
      </w:r>
    </w:p>
    <w:p w14:paraId="7B760DC1" w14:textId="77777777" w:rsidR="002D0E97" w:rsidRDefault="002D0E97" w:rsidP="00574D4F">
      <w:pPr>
        <w:pStyle w:val="Textodecomentrio"/>
        <w:ind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877978" w15:done="1"/>
  <w15:commentEx w15:paraId="10126D70" w15:done="0"/>
  <w15:commentEx w15:paraId="6D6BF147" w15:done="0"/>
  <w15:commentEx w15:paraId="23A4A164" w15:done="0"/>
  <w15:commentEx w15:paraId="6DF558E4" w15:done="0"/>
  <w15:commentEx w15:paraId="6798144C" w15:done="0"/>
  <w15:commentEx w15:paraId="20C88EB6" w15:done="0"/>
  <w15:commentEx w15:paraId="251CC971" w15:done="0"/>
  <w15:commentEx w15:paraId="4CBF1877" w15:done="0"/>
  <w15:commentEx w15:paraId="12A8CB6A" w15:done="0"/>
  <w15:commentEx w15:paraId="7B760D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B852" w16cex:dateUtc="2021-03-30T17:46:00Z"/>
  <w16cex:commentExtensible w16cex:durableId="240DB8A0" w16cex:dateUtc="2021-03-30T17:48:00Z"/>
  <w16cex:commentExtensible w16cex:durableId="240DBBCA" w16cex:dateUtc="2021-03-30T18:01:00Z"/>
  <w16cex:commentExtensible w16cex:durableId="240DB9AD" w16cex:dateUtc="2021-03-30T17:52:00Z"/>
  <w16cex:commentExtensible w16cex:durableId="240DD048" w16cex:dateUtc="2021-03-30T19:28:00Z"/>
  <w16cex:commentExtensible w16cex:durableId="240DBCE8" w16cex:dateUtc="2021-03-30T18:06:00Z"/>
  <w16cex:commentExtensible w16cex:durableId="240DBD46" w16cex:dateUtc="2021-03-30T18:07:00Z"/>
  <w16cex:commentExtensible w16cex:durableId="240DBDBF" w16cex:dateUtc="2021-03-30T18:09:00Z"/>
  <w16cex:commentExtensible w16cex:durableId="240DC14C" w16cex:dateUtc="2021-03-30T18:25:00Z"/>
  <w16cex:commentExtensible w16cex:durableId="240DC28D" w16cex:dateUtc="2021-03-30T18:30:00Z"/>
  <w16cex:commentExtensible w16cex:durableId="240DE810" w16cex:dateUtc="2021-03-30T21:10:00Z"/>
  <w16cex:commentExtensible w16cex:durableId="240DC92A" w16cex:dateUtc="2021-03-30T18:58:00Z"/>
  <w16cex:commentExtensible w16cex:durableId="240DE682" w16cex:dateUtc="2021-03-30T21:03:00Z"/>
  <w16cex:commentExtensible w16cex:durableId="240DE705" w16cex:dateUtc="2021-03-30T21:05:00Z"/>
  <w16cex:commentExtensible w16cex:durableId="240DE76F" w16cex:dateUtc="2021-03-30T21:07:00Z"/>
  <w16cex:commentExtensible w16cex:durableId="240DE985" w16cex:dateUtc="2021-03-30T21:16:00Z"/>
  <w16cex:commentExtensible w16cex:durableId="240DE9CB" w16cex:dateUtc="2021-03-30T21:17:00Z"/>
  <w16cex:commentExtensible w16cex:durableId="240DEA0E" w16cex:dateUtc="2021-03-30T21:18:00Z"/>
  <w16cex:commentExtensible w16cex:durableId="240DE9F1" w16cex:dateUtc="2021-03-30T21:18:00Z"/>
  <w16cex:commentExtensible w16cex:durableId="240DEAAA" w16cex:dateUtc="2021-03-30T21:21:00Z"/>
  <w16cex:commentExtensible w16cex:durableId="240DEAC4" w16cex:dateUtc="2021-03-30T21:21:00Z"/>
  <w16cex:commentExtensible w16cex:durableId="240DEC9A" w16cex:dateUtc="2021-03-30T21:29:00Z"/>
  <w16cex:commentExtensible w16cex:durableId="240DECE9" w16cex:dateUtc="2021-03-30T21:31:00Z"/>
  <w16cex:commentExtensible w16cex:durableId="240DF104" w16cex:dateUtc="2021-03-30T21:48:00Z"/>
  <w16cex:commentExtensible w16cex:durableId="240E0C15" w16cex:dateUtc="2021-03-30T23:44:00Z"/>
  <w16cex:commentExtensible w16cex:durableId="240E0BA5" w16cex:dateUtc="2021-03-30T23:39:00Z"/>
  <w16cex:commentExtensible w16cex:durableId="240E0AF3" w16cex:dateUtc="2021-03-30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BEE572" w16cid:durableId="240DB852"/>
  <w16cid:commentId w16cid:paraId="1E2FA96C" w16cid:durableId="240DB8A0"/>
  <w16cid:commentId w16cid:paraId="55D6F74B" w16cid:durableId="240DBBCA"/>
  <w16cid:commentId w16cid:paraId="28AF3C94" w16cid:durableId="240DB9AD"/>
  <w16cid:commentId w16cid:paraId="2859DDA3" w16cid:durableId="240DD048"/>
  <w16cid:commentId w16cid:paraId="3BA724BD" w16cid:durableId="240DBCE8"/>
  <w16cid:commentId w16cid:paraId="235BE62E" w16cid:durableId="240DBD46"/>
  <w16cid:commentId w16cid:paraId="10126D70" w16cid:durableId="240DBDBF"/>
  <w16cid:commentId w16cid:paraId="272BECD1" w16cid:durableId="240DC14C"/>
  <w16cid:commentId w16cid:paraId="6C81B2A1" w16cid:durableId="240DC28D"/>
  <w16cid:commentId w16cid:paraId="750BCE98" w16cid:durableId="240DE810"/>
  <w16cid:commentId w16cid:paraId="64332BF6" w16cid:durableId="240DC92A"/>
  <w16cid:commentId w16cid:paraId="304A009F" w16cid:durableId="240DE682"/>
  <w16cid:commentId w16cid:paraId="3741DB3F" w16cid:durableId="240DE705"/>
  <w16cid:commentId w16cid:paraId="1482C35C" w16cid:durableId="240DE76F"/>
  <w16cid:commentId w16cid:paraId="5092743F" w16cid:durableId="240DE985"/>
  <w16cid:commentId w16cid:paraId="2AC8CB08" w16cid:durableId="240DE9CB"/>
  <w16cid:commentId w16cid:paraId="5C93D6BF" w16cid:durableId="240DEA0E"/>
  <w16cid:commentId w16cid:paraId="3D8E5214" w16cid:durableId="240DE9F1"/>
  <w16cid:commentId w16cid:paraId="66398C2A" w16cid:durableId="240DEAAA"/>
  <w16cid:commentId w16cid:paraId="66C49FC4" w16cid:durableId="240DEAC4"/>
  <w16cid:commentId w16cid:paraId="22881CD9" w16cid:durableId="240DEC9A"/>
  <w16cid:commentId w16cid:paraId="07D6EBC2" w16cid:durableId="240DECE9"/>
  <w16cid:commentId w16cid:paraId="5CCF9599" w16cid:durableId="240DF104"/>
  <w16cid:commentId w16cid:paraId="12A8CB6A" w16cid:durableId="240E0C15"/>
  <w16cid:commentId w16cid:paraId="7B760DC1" w16cid:durableId="240E0BA5"/>
  <w16cid:commentId w16cid:paraId="3DB0FBCD" w16cid:durableId="240E0AF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79317" w14:textId="77777777" w:rsidR="00763884" w:rsidRDefault="00763884" w:rsidP="0040068A">
      <w:pPr>
        <w:spacing w:line="240" w:lineRule="auto"/>
      </w:pPr>
      <w:r>
        <w:separator/>
      </w:r>
    </w:p>
  </w:endnote>
  <w:endnote w:type="continuationSeparator" w:id="0">
    <w:p w14:paraId="4570C3C1" w14:textId="77777777" w:rsidR="00763884" w:rsidRDefault="00763884" w:rsidP="004006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URWPalladioL-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93B58" w14:textId="77777777" w:rsidR="00763884" w:rsidRDefault="00763884" w:rsidP="0040068A">
      <w:pPr>
        <w:spacing w:line="240" w:lineRule="auto"/>
      </w:pPr>
      <w:r>
        <w:separator/>
      </w:r>
    </w:p>
  </w:footnote>
  <w:footnote w:type="continuationSeparator" w:id="0">
    <w:p w14:paraId="753CAE26" w14:textId="77777777" w:rsidR="00763884" w:rsidRDefault="00763884" w:rsidP="004006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535257"/>
      <w:docPartObj>
        <w:docPartGallery w:val="Page Numbers (Top of Page)"/>
        <w:docPartUnique/>
      </w:docPartObj>
    </w:sdtPr>
    <w:sdtEndPr>
      <w:rPr>
        <w:noProof/>
      </w:rPr>
    </w:sdtEndPr>
    <w:sdtContent>
      <w:p w14:paraId="608545C7" w14:textId="65DB258D" w:rsidR="002D0E97" w:rsidRDefault="002D0E97">
        <w:pPr>
          <w:pStyle w:val="Cabealho"/>
          <w:jc w:val="right"/>
        </w:pPr>
        <w:r w:rsidRPr="0040068A">
          <w:rPr>
            <w:sz w:val="20"/>
          </w:rPr>
          <w:fldChar w:fldCharType="begin"/>
        </w:r>
        <w:r w:rsidRPr="0040068A">
          <w:rPr>
            <w:sz w:val="20"/>
          </w:rPr>
          <w:instrText xml:space="preserve"> PAGE   \* MERGEFORMAT </w:instrText>
        </w:r>
        <w:r w:rsidRPr="0040068A">
          <w:rPr>
            <w:sz w:val="20"/>
          </w:rPr>
          <w:fldChar w:fldCharType="separate"/>
        </w:r>
        <w:r w:rsidR="00085642">
          <w:rPr>
            <w:noProof/>
            <w:sz w:val="20"/>
          </w:rPr>
          <w:t>44</w:t>
        </w:r>
        <w:r w:rsidRPr="0040068A">
          <w:rPr>
            <w:noProof/>
            <w:sz w:val="20"/>
          </w:rPr>
          <w:fldChar w:fldCharType="end"/>
        </w:r>
      </w:p>
    </w:sdtContent>
  </w:sdt>
  <w:p w14:paraId="7EB9F881" w14:textId="77777777" w:rsidR="002D0E97" w:rsidRDefault="002D0E9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52F3"/>
    <w:multiLevelType w:val="hybridMultilevel"/>
    <w:tmpl w:val="149034E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nsid w:val="03DF3B2B"/>
    <w:multiLevelType w:val="hybridMultilevel"/>
    <w:tmpl w:val="2976D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20AAC"/>
    <w:multiLevelType w:val="hybridMultilevel"/>
    <w:tmpl w:val="3CE0A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8B4B1F"/>
    <w:multiLevelType w:val="hybridMultilevel"/>
    <w:tmpl w:val="21D43F70"/>
    <w:lvl w:ilvl="0" w:tplc="7DC2218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52C5D9B"/>
    <w:multiLevelType w:val="hybridMultilevel"/>
    <w:tmpl w:val="804E989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9F6321C"/>
    <w:multiLevelType w:val="hybridMultilevel"/>
    <w:tmpl w:val="1BDC454E"/>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ACB1D31"/>
    <w:multiLevelType w:val="hybridMultilevel"/>
    <w:tmpl w:val="0F9AC4D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CD850A3"/>
    <w:multiLevelType w:val="multilevel"/>
    <w:tmpl w:val="86280A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0C71EA7"/>
    <w:multiLevelType w:val="hybridMultilevel"/>
    <w:tmpl w:val="4AB096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97D4A7A"/>
    <w:multiLevelType w:val="multilevel"/>
    <w:tmpl w:val="CD745538"/>
    <w:lvl w:ilvl="0">
      <w:start w:val="1"/>
      <w:numFmt w:val="lowerRoman"/>
      <w:lvlText w:val="%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nsid w:val="31635B50"/>
    <w:multiLevelType w:val="hybridMultilevel"/>
    <w:tmpl w:val="87CACC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391003F"/>
    <w:multiLevelType w:val="hybridMultilevel"/>
    <w:tmpl w:val="B4C6801C"/>
    <w:lvl w:ilvl="0" w:tplc="2CBEE11C">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348C0A40"/>
    <w:multiLevelType w:val="multilevel"/>
    <w:tmpl w:val="DBB67E4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7C117F0"/>
    <w:multiLevelType w:val="multilevel"/>
    <w:tmpl w:val="EDF2E78C"/>
    <w:lvl w:ilvl="0">
      <w:start w:val="1"/>
      <w:numFmt w:val="lowerRoman"/>
      <w:lvlText w:val="%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nsid w:val="3BD637C5"/>
    <w:multiLevelType w:val="hybridMultilevel"/>
    <w:tmpl w:val="833E6A0E"/>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F1D6A11"/>
    <w:multiLevelType w:val="multilevel"/>
    <w:tmpl w:val="D2603EC4"/>
    <w:lvl w:ilvl="0">
      <w:start w:val="1"/>
      <w:numFmt w:val="lowerRoman"/>
      <w:lvlText w:val="%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nsid w:val="52485565"/>
    <w:multiLevelType w:val="hybridMultilevel"/>
    <w:tmpl w:val="B7A837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526526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A7D4193"/>
    <w:multiLevelType w:val="hybridMultilevel"/>
    <w:tmpl w:val="D62A9F0C"/>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nsid w:val="61926D6F"/>
    <w:multiLevelType w:val="multilevel"/>
    <w:tmpl w:val="2D28AB52"/>
    <w:lvl w:ilvl="0">
      <w:start w:val="1"/>
      <w:numFmt w:val="lowerRoman"/>
      <w:lvlText w:val="%1)"/>
      <w:lvlJc w:val="left"/>
      <w:pPr>
        <w:ind w:left="1429" w:hanging="7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nsid w:val="6EA73A20"/>
    <w:multiLevelType w:val="multilevel"/>
    <w:tmpl w:val="2F7CF0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14D6F2C"/>
    <w:multiLevelType w:val="hybridMultilevel"/>
    <w:tmpl w:val="6980EBD8"/>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76F850B5"/>
    <w:multiLevelType w:val="hybridMultilevel"/>
    <w:tmpl w:val="1170576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7F958C4"/>
    <w:multiLevelType w:val="hybridMultilevel"/>
    <w:tmpl w:val="E4B220F8"/>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9B97E30"/>
    <w:multiLevelType w:val="hybridMultilevel"/>
    <w:tmpl w:val="A21820A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7A2C354B"/>
    <w:multiLevelType w:val="hybridMultilevel"/>
    <w:tmpl w:val="F522A54E"/>
    <w:lvl w:ilvl="0" w:tplc="94807FF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7C8A195A"/>
    <w:multiLevelType w:val="hybridMultilevel"/>
    <w:tmpl w:val="A580B07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16"/>
  </w:num>
  <w:num w:numId="4">
    <w:abstractNumId w:val="17"/>
  </w:num>
  <w:num w:numId="5">
    <w:abstractNumId w:val="12"/>
  </w:num>
  <w:num w:numId="6">
    <w:abstractNumId w:val="20"/>
  </w:num>
  <w:num w:numId="7">
    <w:abstractNumId w:val="7"/>
  </w:num>
  <w:num w:numId="8">
    <w:abstractNumId w:val="26"/>
  </w:num>
  <w:num w:numId="9">
    <w:abstractNumId w:val="22"/>
  </w:num>
  <w:num w:numId="10">
    <w:abstractNumId w:val="10"/>
  </w:num>
  <w:num w:numId="11">
    <w:abstractNumId w:val="24"/>
  </w:num>
  <w:num w:numId="12">
    <w:abstractNumId w:val="21"/>
  </w:num>
  <w:num w:numId="13">
    <w:abstractNumId w:val="5"/>
  </w:num>
  <w:num w:numId="14">
    <w:abstractNumId w:val="11"/>
  </w:num>
  <w:num w:numId="15">
    <w:abstractNumId w:val="1"/>
  </w:num>
  <w:num w:numId="16">
    <w:abstractNumId w:val="2"/>
  </w:num>
  <w:num w:numId="17">
    <w:abstractNumId w:val="13"/>
  </w:num>
  <w:num w:numId="18">
    <w:abstractNumId w:val="15"/>
  </w:num>
  <w:num w:numId="19">
    <w:abstractNumId w:val="9"/>
  </w:num>
  <w:num w:numId="20">
    <w:abstractNumId w:val="19"/>
  </w:num>
  <w:num w:numId="21">
    <w:abstractNumId w:val="4"/>
  </w:num>
  <w:num w:numId="22">
    <w:abstractNumId w:val="25"/>
  </w:num>
  <w:num w:numId="23">
    <w:abstractNumId w:val="3"/>
  </w:num>
  <w:num w:numId="24">
    <w:abstractNumId w:val="18"/>
  </w:num>
  <w:num w:numId="25">
    <w:abstractNumId w:val="23"/>
  </w:num>
  <w:num w:numId="26">
    <w:abstractNumId w:val="0"/>
  </w:num>
  <w:num w:numId="2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liane">
    <w15:presenceInfo w15:providerId="None" w15:userId="Liliane"/>
  </w15:person>
  <w15:person w15:author="JMMB">
    <w15:presenceInfo w15:providerId="None" w15:userId="JMMB"/>
  </w15:person>
  <w15:person w15:author="Taciara Zborowski Horst">
    <w15:presenceInfo w15:providerId="Windows Live" w15:userId="40a6e78affd92bf9"/>
  </w15:person>
  <w15:person w15:author="Jean">
    <w15:presenceInfo w15:providerId="None" w15:userId="Je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drawingGridHorizontalSpacing w:val="10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59A"/>
    <w:rsid w:val="000007C7"/>
    <w:rsid w:val="00000C78"/>
    <w:rsid w:val="00002477"/>
    <w:rsid w:val="00003140"/>
    <w:rsid w:val="00004C21"/>
    <w:rsid w:val="0000514B"/>
    <w:rsid w:val="000058A9"/>
    <w:rsid w:val="0001199E"/>
    <w:rsid w:val="00014193"/>
    <w:rsid w:val="000165AD"/>
    <w:rsid w:val="00016CAF"/>
    <w:rsid w:val="00016F47"/>
    <w:rsid w:val="000176E2"/>
    <w:rsid w:val="00024AB0"/>
    <w:rsid w:val="000258A1"/>
    <w:rsid w:val="00025EC3"/>
    <w:rsid w:val="00026531"/>
    <w:rsid w:val="00030F41"/>
    <w:rsid w:val="00032F34"/>
    <w:rsid w:val="00033ACE"/>
    <w:rsid w:val="00034F44"/>
    <w:rsid w:val="00035CD7"/>
    <w:rsid w:val="00035D7D"/>
    <w:rsid w:val="0003672C"/>
    <w:rsid w:val="00037193"/>
    <w:rsid w:val="00046DD2"/>
    <w:rsid w:val="00050BC4"/>
    <w:rsid w:val="000533AB"/>
    <w:rsid w:val="00057451"/>
    <w:rsid w:val="0006481C"/>
    <w:rsid w:val="00064C95"/>
    <w:rsid w:val="00067B63"/>
    <w:rsid w:val="00072CA4"/>
    <w:rsid w:val="00075805"/>
    <w:rsid w:val="00076295"/>
    <w:rsid w:val="000767DC"/>
    <w:rsid w:val="00085642"/>
    <w:rsid w:val="00086CC9"/>
    <w:rsid w:val="00086D9B"/>
    <w:rsid w:val="000876CA"/>
    <w:rsid w:val="00091CD9"/>
    <w:rsid w:val="00092635"/>
    <w:rsid w:val="00094C8A"/>
    <w:rsid w:val="000961E5"/>
    <w:rsid w:val="00097672"/>
    <w:rsid w:val="000A15C3"/>
    <w:rsid w:val="000A324D"/>
    <w:rsid w:val="000A465F"/>
    <w:rsid w:val="000A5E31"/>
    <w:rsid w:val="000A5FE1"/>
    <w:rsid w:val="000B0A8F"/>
    <w:rsid w:val="000B4CC0"/>
    <w:rsid w:val="000B7A4F"/>
    <w:rsid w:val="000C3FF4"/>
    <w:rsid w:val="000C795C"/>
    <w:rsid w:val="000D4695"/>
    <w:rsid w:val="000D4BC8"/>
    <w:rsid w:val="000E4B1E"/>
    <w:rsid w:val="000E5BBB"/>
    <w:rsid w:val="000F108D"/>
    <w:rsid w:val="000F14C5"/>
    <w:rsid w:val="000F2719"/>
    <w:rsid w:val="000F4240"/>
    <w:rsid w:val="000F4FC1"/>
    <w:rsid w:val="000F74D0"/>
    <w:rsid w:val="00101003"/>
    <w:rsid w:val="00102703"/>
    <w:rsid w:val="00105603"/>
    <w:rsid w:val="00110039"/>
    <w:rsid w:val="00110340"/>
    <w:rsid w:val="00125EC7"/>
    <w:rsid w:val="00126550"/>
    <w:rsid w:val="001309BB"/>
    <w:rsid w:val="00134859"/>
    <w:rsid w:val="00136659"/>
    <w:rsid w:val="00136C10"/>
    <w:rsid w:val="00137DD5"/>
    <w:rsid w:val="001405EC"/>
    <w:rsid w:val="0014181D"/>
    <w:rsid w:val="00141A24"/>
    <w:rsid w:val="00142BE5"/>
    <w:rsid w:val="00143D5C"/>
    <w:rsid w:val="00143E26"/>
    <w:rsid w:val="001461EC"/>
    <w:rsid w:val="00150405"/>
    <w:rsid w:val="0015325E"/>
    <w:rsid w:val="0015439C"/>
    <w:rsid w:val="00154F4C"/>
    <w:rsid w:val="0016416B"/>
    <w:rsid w:val="00166422"/>
    <w:rsid w:val="001665A1"/>
    <w:rsid w:val="001674FA"/>
    <w:rsid w:val="001700F5"/>
    <w:rsid w:val="00171F76"/>
    <w:rsid w:val="00172D7F"/>
    <w:rsid w:val="00173A5F"/>
    <w:rsid w:val="00176C11"/>
    <w:rsid w:val="001770BE"/>
    <w:rsid w:val="00177345"/>
    <w:rsid w:val="001821A7"/>
    <w:rsid w:val="00182C07"/>
    <w:rsid w:val="001842CB"/>
    <w:rsid w:val="00185E53"/>
    <w:rsid w:val="001875F5"/>
    <w:rsid w:val="0018775E"/>
    <w:rsid w:val="0019001B"/>
    <w:rsid w:val="001956EF"/>
    <w:rsid w:val="001975E9"/>
    <w:rsid w:val="001A1D9B"/>
    <w:rsid w:val="001A3369"/>
    <w:rsid w:val="001A503A"/>
    <w:rsid w:val="001A692F"/>
    <w:rsid w:val="001A77AE"/>
    <w:rsid w:val="001B1C82"/>
    <w:rsid w:val="001B1ED8"/>
    <w:rsid w:val="001B3DEC"/>
    <w:rsid w:val="001B50D5"/>
    <w:rsid w:val="001B619A"/>
    <w:rsid w:val="001C4097"/>
    <w:rsid w:val="001D458F"/>
    <w:rsid w:val="001D5F8E"/>
    <w:rsid w:val="001E468D"/>
    <w:rsid w:val="001E7532"/>
    <w:rsid w:val="0020348D"/>
    <w:rsid w:val="0020590E"/>
    <w:rsid w:val="00206571"/>
    <w:rsid w:val="0021718C"/>
    <w:rsid w:val="002172D3"/>
    <w:rsid w:val="002176DC"/>
    <w:rsid w:val="00224EE6"/>
    <w:rsid w:val="002264D0"/>
    <w:rsid w:val="00230711"/>
    <w:rsid w:val="002351E5"/>
    <w:rsid w:val="0023577D"/>
    <w:rsid w:val="002373B0"/>
    <w:rsid w:val="00240879"/>
    <w:rsid w:val="002518AE"/>
    <w:rsid w:val="00252D49"/>
    <w:rsid w:val="002543E1"/>
    <w:rsid w:val="0025597C"/>
    <w:rsid w:val="002578DA"/>
    <w:rsid w:val="00267035"/>
    <w:rsid w:val="00267F82"/>
    <w:rsid w:val="002746BA"/>
    <w:rsid w:val="00280E10"/>
    <w:rsid w:val="002833E8"/>
    <w:rsid w:val="00285B05"/>
    <w:rsid w:val="0028613C"/>
    <w:rsid w:val="002900B3"/>
    <w:rsid w:val="00292A94"/>
    <w:rsid w:val="00295D5B"/>
    <w:rsid w:val="00297E8E"/>
    <w:rsid w:val="002A023A"/>
    <w:rsid w:val="002A184F"/>
    <w:rsid w:val="002A2002"/>
    <w:rsid w:val="002A38B9"/>
    <w:rsid w:val="002A46ED"/>
    <w:rsid w:val="002B0114"/>
    <w:rsid w:val="002B1C7F"/>
    <w:rsid w:val="002B3E80"/>
    <w:rsid w:val="002B4226"/>
    <w:rsid w:val="002C0A0B"/>
    <w:rsid w:val="002C39F4"/>
    <w:rsid w:val="002C4A3F"/>
    <w:rsid w:val="002C6A6D"/>
    <w:rsid w:val="002D03FC"/>
    <w:rsid w:val="002D0E97"/>
    <w:rsid w:val="002D3334"/>
    <w:rsid w:val="002D3E14"/>
    <w:rsid w:val="002D5466"/>
    <w:rsid w:val="002E0037"/>
    <w:rsid w:val="002E3861"/>
    <w:rsid w:val="002E3DED"/>
    <w:rsid w:val="002F1819"/>
    <w:rsid w:val="002F40A5"/>
    <w:rsid w:val="002F4891"/>
    <w:rsid w:val="002F6829"/>
    <w:rsid w:val="00302BBE"/>
    <w:rsid w:val="00304F64"/>
    <w:rsid w:val="003113F5"/>
    <w:rsid w:val="00311E1A"/>
    <w:rsid w:val="00316D9F"/>
    <w:rsid w:val="00321F72"/>
    <w:rsid w:val="003229EB"/>
    <w:rsid w:val="00323150"/>
    <w:rsid w:val="00325222"/>
    <w:rsid w:val="00325A3C"/>
    <w:rsid w:val="003262F8"/>
    <w:rsid w:val="003337E9"/>
    <w:rsid w:val="00334030"/>
    <w:rsid w:val="00341563"/>
    <w:rsid w:val="00343167"/>
    <w:rsid w:val="00343804"/>
    <w:rsid w:val="00353BF8"/>
    <w:rsid w:val="0035433E"/>
    <w:rsid w:val="00355C11"/>
    <w:rsid w:val="003576E4"/>
    <w:rsid w:val="00360694"/>
    <w:rsid w:val="00361D0B"/>
    <w:rsid w:val="00362555"/>
    <w:rsid w:val="00362BC4"/>
    <w:rsid w:val="00365C0F"/>
    <w:rsid w:val="00366428"/>
    <w:rsid w:val="00375052"/>
    <w:rsid w:val="00375958"/>
    <w:rsid w:val="00376D32"/>
    <w:rsid w:val="00380AA6"/>
    <w:rsid w:val="00381888"/>
    <w:rsid w:val="00381995"/>
    <w:rsid w:val="00386A20"/>
    <w:rsid w:val="003919B0"/>
    <w:rsid w:val="00392574"/>
    <w:rsid w:val="00392FA5"/>
    <w:rsid w:val="0039387D"/>
    <w:rsid w:val="00394FD3"/>
    <w:rsid w:val="00395144"/>
    <w:rsid w:val="003A0248"/>
    <w:rsid w:val="003A1350"/>
    <w:rsid w:val="003A18BB"/>
    <w:rsid w:val="003A2004"/>
    <w:rsid w:val="003A22D5"/>
    <w:rsid w:val="003A386F"/>
    <w:rsid w:val="003A4216"/>
    <w:rsid w:val="003A74BC"/>
    <w:rsid w:val="003B000D"/>
    <w:rsid w:val="003B07CF"/>
    <w:rsid w:val="003B19D9"/>
    <w:rsid w:val="003B4CAB"/>
    <w:rsid w:val="003B67B7"/>
    <w:rsid w:val="003C11D8"/>
    <w:rsid w:val="003C23B5"/>
    <w:rsid w:val="003C6430"/>
    <w:rsid w:val="003C700D"/>
    <w:rsid w:val="003D321E"/>
    <w:rsid w:val="003D382A"/>
    <w:rsid w:val="003D7352"/>
    <w:rsid w:val="003E3000"/>
    <w:rsid w:val="003E3ED6"/>
    <w:rsid w:val="003F0224"/>
    <w:rsid w:val="003F3566"/>
    <w:rsid w:val="003F4147"/>
    <w:rsid w:val="003F5623"/>
    <w:rsid w:val="0040068A"/>
    <w:rsid w:val="00400707"/>
    <w:rsid w:val="00405674"/>
    <w:rsid w:val="00410B3F"/>
    <w:rsid w:val="0041361E"/>
    <w:rsid w:val="0042195E"/>
    <w:rsid w:val="004239BA"/>
    <w:rsid w:val="004278D5"/>
    <w:rsid w:val="00427ABE"/>
    <w:rsid w:val="0043496C"/>
    <w:rsid w:val="00435041"/>
    <w:rsid w:val="00435894"/>
    <w:rsid w:val="004372DA"/>
    <w:rsid w:val="00437366"/>
    <w:rsid w:val="00440A1F"/>
    <w:rsid w:val="00441AB6"/>
    <w:rsid w:val="0044207F"/>
    <w:rsid w:val="0044332F"/>
    <w:rsid w:val="00450B87"/>
    <w:rsid w:val="00452656"/>
    <w:rsid w:val="00453098"/>
    <w:rsid w:val="004552E2"/>
    <w:rsid w:val="00456795"/>
    <w:rsid w:val="00456DFB"/>
    <w:rsid w:val="00462010"/>
    <w:rsid w:val="00471A0C"/>
    <w:rsid w:val="004727EE"/>
    <w:rsid w:val="00474703"/>
    <w:rsid w:val="00475E04"/>
    <w:rsid w:val="00477724"/>
    <w:rsid w:val="00480563"/>
    <w:rsid w:val="00482DDE"/>
    <w:rsid w:val="004840EF"/>
    <w:rsid w:val="0048545A"/>
    <w:rsid w:val="0049287C"/>
    <w:rsid w:val="0049307E"/>
    <w:rsid w:val="0049606E"/>
    <w:rsid w:val="004A0F89"/>
    <w:rsid w:val="004A21C4"/>
    <w:rsid w:val="004A7450"/>
    <w:rsid w:val="004B2005"/>
    <w:rsid w:val="004B3344"/>
    <w:rsid w:val="004B3EC4"/>
    <w:rsid w:val="004B4534"/>
    <w:rsid w:val="004B46B8"/>
    <w:rsid w:val="004B5CB0"/>
    <w:rsid w:val="004B5D3F"/>
    <w:rsid w:val="004B709D"/>
    <w:rsid w:val="004C084E"/>
    <w:rsid w:val="004C10CB"/>
    <w:rsid w:val="004C4C11"/>
    <w:rsid w:val="004D1C5C"/>
    <w:rsid w:val="004D6F9B"/>
    <w:rsid w:val="004E0548"/>
    <w:rsid w:val="004E0679"/>
    <w:rsid w:val="004E2D8F"/>
    <w:rsid w:val="004E2FC9"/>
    <w:rsid w:val="004F1366"/>
    <w:rsid w:val="004F1785"/>
    <w:rsid w:val="004F1D1D"/>
    <w:rsid w:val="004F1D68"/>
    <w:rsid w:val="004F26B6"/>
    <w:rsid w:val="004F3B0F"/>
    <w:rsid w:val="004F3B67"/>
    <w:rsid w:val="004F4366"/>
    <w:rsid w:val="004F6849"/>
    <w:rsid w:val="0050025B"/>
    <w:rsid w:val="0050487F"/>
    <w:rsid w:val="00505028"/>
    <w:rsid w:val="005062DB"/>
    <w:rsid w:val="005065BA"/>
    <w:rsid w:val="00513672"/>
    <w:rsid w:val="005163FB"/>
    <w:rsid w:val="00520D7A"/>
    <w:rsid w:val="00523423"/>
    <w:rsid w:val="00532A7B"/>
    <w:rsid w:val="00532DEA"/>
    <w:rsid w:val="0053467A"/>
    <w:rsid w:val="005409AB"/>
    <w:rsid w:val="00544533"/>
    <w:rsid w:val="00545E12"/>
    <w:rsid w:val="00555669"/>
    <w:rsid w:val="00556A53"/>
    <w:rsid w:val="00556B9F"/>
    <w:rsid w:val="00557673"/>
    <w:rsid w:val="00557745"/>
    <w:rsid w:val="00562EAB"/>
    <w:rsid w:val="005705C5"/>
    <w:rsid w:val="005714F4"/>
    <w:rsid w:val="00574D4F"/>
    <w:rsid w:val="005766AA"/>
    <w:rsid w:val="00582333"/>
    <w:rsid w:val="00583313"/>
    <w:rsid w:val="0058340D"/>
    <w:rsid w:val="0058603A"/>
    <w:rsid w:val="00587804"/>
    <w:rsid w:val="0059127F"/>
    <w:rsid w:val="00593801"/>
    <w:rsid w:val="00593BA4"/>
    <w:rsid w:val="005960E4"/>
    <w:rsid w:val="005A262F"/>
    <w:rsid w:val="005A298B"/>
    <w:rsid w:val="005A7830"/>
    <w:rsid w:val="005A7968"/>
    <w:rsid w:val="005A7F9C"/>
    <w:rsid w:val="005B07D0"/>
    <w:rsid w:val="005B2348"/>
    <w:rsid w:val="005B3D8B"/>
    <w:rsid w:val="005B5813"/>
    <w:rsid w:val="005C120A"/>
    <w:rsid w:val="005C51C2"/>
    <w:rsid w:val="005C6717"/>
    <w:rsid w:val="005C7A41"/>
    <w:rsid w:val="005D0F80"/>
    <w:rsid w:val="005D633C"/>
    <w:rsid w:val="005D75D8"/>
    <w:rsid w:val="005E033A"/>
    <w:rsid w:val="005E1C77"/>
    <w:rsid w:val="005E2653"/>
    <w:rsid w:val="005E6EC4"/>
    <w:rsid w:val="005F45DB"/>
    <w:rsid w:val="005F4F54"/>
    <w:rsid w:val="005F7262"/>
    <w:rsid w:val="00602188"/>
    <w:rsid w:val="00603CF5"/>
    <w:rsid w:val="00604199"/>
    <w:rsid w:val="006044FB"/>
    <w:rsid w:val="0060484C"/>
    <w:rsid w:val="00605C45"/>
    <w:rsid w:val="006076C3"/>
    <w:rsid w:val="00615EC6"/>
    <w:rsid w:val="0061614C"/>
    <w:rsid w:val="006161FF"/>
    <w:rsid w:val="006171EE"/>
    <w:rsid w:val="006202F6"/>
    <w:rsid w:val="00621170"/>
    <w:rsid w:val="006220E1"/>
    <w:rsid w:val="00624783"/>
    <w:rsid w:val="00625DF1"/>
    <w:rsid w:val="00626867"/>
    <w:rsid w:val="00626894"/>
    <w:rsid w:val="00632067"/>
    <w:rsid w:val="00632EE7"/>
    <w:rsid w:val="00633753"/>
    <w:rsid w:val="006349D7"/>
    <w:rsid w:val="00637B45"/>
    <w:rsid w:val="0064094F"/>
    <w:rsid w:val="00642704"/>
    <w:rsid w:val="00643177"/>
    <w:rsid w:val="0064338E"/>
    <w:rsid w:val="00646B82"/>
    <w:rsid w:val="00650833"/>
    <w:rsid w:val="00653FB8"/>
    <w:rsid w:val="0065669C"/>
    <w:rsid w:val="00664541"/>
    <w:rsid w:val="006779C2"/>
    <w:rsid w:val="00681249"/>
    <w:rsid w:val="006870F6"/>
    <w:rsid w:val="00687251"/>
    <w:rsid w:val="006979AC"/>
    <w:rsid w:val="006A3003"/>
    <w:rsid w:val="006B09D1"/>
    <w:rsid w:val="006C5BA6"/>
    <w:rsid w:val="006C6169"/>
    <w:rsid w:val="006D0278"/>
    <w:rsid w:val="006D1A61"/>
    <w:rsid w:val="006D4F07"/>
    <w:rsid w:val="006E32EA"/>
    <w:rsid w:val="006E55A6"/>
    <w:rsid w:val="00701AAF"/>
    <w:rsid w:val="00702FF1"/>
    <w:rsid w:val="00704417"/>
    <w:rsid w:val="007119DD"/>
    <w:rsid w:val="00712BD1"/>
    <w:rsid w:val="00714FC4"/>
    <w:rsid w:val="00720518"/>
    <w:rsid w:val="00720BE0"/>
    <w:rsid w:val="00721D34"/>
    <w:rsid w:val="00722A59"/>
    <w:rsid w:val="0072460D"/>
    <w:rsid w:val="00724EE1"/>
    <w:rsid w:val="007319DA"/>
    <w:rsid w:val="00734792"/>
    <w:rsid w:val="00740B67"/>
    <w:rsid w:val="007448CE"/>
    <w:rsid w:val="00745706"/>
    <w:rsid w:val="007503AA"/>
    <w:rsid w:val="00753DF9"/>
    <w:rsid w:val="007551A3"/>
    <w:rsid w:val="00755E60"/>
    <w:rsid w:val="007561FC"/>
    <w:rsid w:val="0075774A"/>
    <w:rsid w:val="00763884"/>
    <w:rsid w:val="00764DF3"/>
    <w:rsid w:val="00765417"/>
    <w:rsid w:val="00766C47"/>
    <w:rsid w:val="00776C6A"/>
    <w:rsid w:val="0078016C"/>
    <w:rsid w:val="00781781"/>
    <w:rsid w:val="007838C5"/>
    <w:rsid w:val="00790062"/>
    <w:rsid w:val="00793EA5"/>
    <w:rsid w:val="007940A6"/>
    <w:rsid w:val="00797B65"/>
    <w:rsid w:val="00797CAD"/>
    <w:rsid w:val="00797E54"/>
    <w:rsid w:val="007A173B"/>
    <w:rsid w:val="007A2D20"/>
    <w:rsid w:val="007A2F14"/>
    <w:rsid w:val="007A6939"/>
    <w:rsid w:val="007B37F8"/>
    <w:rsid w:val="007B7C40"/>
    <w:rsid w:val="007C09C7"/>
    <w:rsid w:val="007C128C"/>
    <w:rsid w:val="007C1D22"/>
    <w:rsid w:val="007C1F22"/>
    <w:rsid w:val="007C1F61"/>
    <w:rsid w:val="007C4D19"/>
    <w:rsid w:val="007C63C2"/>
    <w:rsid w:val="007D2042"/>
    <w:rsid w:val="007D7AC2"/>
    <w:rsid w:val="007E0683"/>
    <w:rsid w:val="007E0811"/>
    <w:rsid w:val="007E2196"/>
    <w:rsid w:val="007E6011"/>
    <w:rsid w:val="007E687E"/>
    <w:rsid w:val="007F1982"/>
    <w:rsid w:val="007F546E"/>
    <w:rsid w:val="00804842"/>
    <w:rsid w:val="00811C77"/>
    <w:rsid w:val="008128ED"/>
    <w:rsid w:val="0081792B"/>
    <w:rsid w:val="008240EA"/>
    <w:rsid w:val="0083027A"/>
    <w:rsid w:val="008321AB"/>
    <w:rsid w:val="0083645B"/>
    <w:rsid w:val="00837B86"/>
    <w:rsid w:val="00845422"/>
    <w:rsid w:val="00847AAB"/>
    <w:rsid w:val="00850DC3"/>
    <w:rsid w:val="00860E47"/>
    <w:rsid w:val="00861336"/>
    <w:rsid w:val="00861DB8"/>
    <w:rsid w:val="00862AA7"/>
    <w:rsid w:val="00864E66"/>
    <w:rsid w:val="00867DDA"/>
    <w:rsid w:val="00871417"/>
    <w:rsid w:val="008740E0"/>
    <w:rsid w:val="0088034F"/>
    <w:rsid w:val="0088114A"/>
    <w:rsid w:val="0088229C"/>
    <w:rsid w:val="00883836"/>
    <w:rsid w:val="00884BC7"/>
    <w:rsid w:val="00885677"/>
    <w:rsid w:val="008861E2"/>
    <w:rsid w:val="00886658"/>
    <w:rsid w:val="008871B6"/>
    <w:rsid w:val="00891BA6"/>
    <w:rsid w:val="00892C34"/>
    <w:rsid w:val="0089577F"/>
    <w:rsid w:val="008A675B"/>
    <w:rsid w:val="008A7C3F"/>
    <w:rsid w:val="008B5A4F"/>
    <w:rsid w:val="008B632B"/>
    <w:rsid w:val="008B6FC8"/>
    <w:rsid w:val="008B7185"/>
    <w:rsid w:val="008C2EC0"/>
    <w:rsid w:val="008C304A"/>
    <w:rsid w:val="008C3542"/>
    <w:rsid w:val="008C5DC1"/>
    <w:rsid w:val="008C747C"/>
    <w:rsid w:val="008D4ECB"/>
    <w:rsid w:val="008D7634"/>
    <w:rsid w:val="008E07E5"/>
    <w:rsid w:val="008E7DCB"/>
    <w:rsid w:val="008F6A14"/>
    <w:rsid w:val="00900183"/>
    <w:rsid w:val="00900EAE"/>
    <w:rsid w:val="00901D93"/>
    <w:rsid w:val="00901F21"/>
    <w:rsid w:val="0090206C"/>
    <w:rsid w:val="00904E61"/>
    <w:rsid w:val="00905AAD"/>
    <w:rsid w:val="00906BA5"/>
    <w:rsid w:val="009118B4"/>
    <w:rsid w:val="0091441F"/>
    <w:rsid w:val="00914F95"/>
    <w:rsid w:val="0091545E"/>
    <w:rsid w:val="0092032A"/>
    <w:rsid w:val="00924318"/>
    <w:rsid w:val="00926F41"/>
    <w:rsid w:val="00931763"/>
    <w:rsid w:val="00932309"/>
    <w:rsid w:val="00932463"/>
    <w:rsid w:val="00933F7F"/>
    <w:rsid w:val="00934AEF"/>
    <w:rsid w:val="0093526D"/>
    <w:rsid w:val="00935EC1"/>
    <w:rsid w:val="00936929"/>
    <w:rsid w:val="009407DA"/>
    <w:rsid w:val="00940E56"/>
    <w:rsid w:val="00945681"/>
    <w:rsid w:val="00951081"/>
    <w:rsid w:val="009522C5"/>
    <w:rsid w:val="00952B9C"/>
    <w:rsid w:val="00953D8F"/>
    <w:rsid w:val="009579A8"/>
    <w:rsid w:val="00963B26"/>
    <w:rsid w:val="009655EB"/>
    <w:rsid w:val="009708F2"/>
    <w:rsid w:val="009732F2"/>
    <w:rsid w:val="00975A20"/>
    <w:rsid w:val="009763B5"/>
    <w:rsid w:val="009804B3"/>
    <w:rsid w:val="00982565"/>
    <w:rsid w:val="00983147"/>
    <w:rsid w:val="00983FA1"/>
    <w:rsid w:val="00984003"/>
    <w:rsid w:val="00984054"/>
    <w:rsid w:val="00991777"/>
    <w:rsid w:val="00991C32"/>
    <w:rsid w:val="009A1AAB"/>
    <w:rsid w:val="009A1F5C"/>
    <w:rsid w:val="009B0B87"/>
    <w:rsid w:val="009B4FB4"/>
    <w:rsid w:val="009B7E8B"/>
    <w:rsid w:val="009C0E45"/>
    <w:rsid w:val="009C16D9"/>
    <w:rsid w:val="009D1254"/>
    <w:rsid w:val="009D63E3"/>
    <w:rsid w:val="009E17F4"/>
    <w:rsid w:val="009E7FAA"/>
    <w:rsid w:val="009F6DE5"/>
    <w:rsid w:val="00A0576F"/>
    <w:rsid w:val="00A05CAC"/>
    <w:rsid w:val="00A07B01"/>
    <w:rsid w:val="00A11960"/>
    <w:rsid w:val="00A21405"/>
    <w:rsid w:val="00A34BF8"/>
    <w:rsid w:val="00A35774"/>
    <w:rsid w:val="00A40E26"/>
    <w:rsid w:val="00A411E0"/>
    <w:rsid w:val="00A45318"/>
    <w:rsid w:val="00A4748D"/>
    <w:rsid w:val="00A47638"/>
    <w:rsid w:val="00A55C40"/>
    <w:rsid w:val="00A572C6"/>
    <w:rsid w:val="00A64BD4"/>
    <w:rsid w:val="00A6796B"/>
    <w:rsid w:val="00A70784"/>
    <w:rsid w:val="00A7283E"/>
    <w:rsid w:val="00A72BA8"/>
    <w:rsid w:val="00A73D6F"/>
    <w:rsid w:val="00A775BE"/>
    <w:rsid w:val="00A8193C"/>
    <w:rsid w:val="00A81F09"/>
    <w:rsid w:val="00A82929"/>
    <w:rsid w:val="00A8315B"/>
    <w:rsid w:val="00A929CC"/>
    <w:rsid w:val="00A94096"/>
    <w:rsid w:val="00A9556A"/>
    <w:rsid w:val="00A95C7B"/>
    <w:rsid w:val="00A96D35"/>
    <w:rsid w:val="00A9735E"/>
    <w:rsid w:val="00AA0F71"/>
    <w:rsid w:val="00AA4D9A"/>
    <w:rsid w:val="00AA5CF1"/>
    <w:rsid w:val="00AA5F6B"/>
    <w:rsid w:val="00AA7C1F"/>
    <w:rsid w:val="00AB02EC"/>
    <w:rsid w:val="00AB63CF"/>
    <w:rsid w:val="00AC0F57"/>
    <w:rsid w:val="00AC6605"/>
    <w:rsid w:val="00AD176A"/>
    <w:rsid w:val="00AD274C"/>
    <w:rsid w:val="00AD7AFA"/>
    <w:rsid w:val="00AE488C"/>
    <w:rsid w:val="00AE4F5E"/>
    <w:rsid w:val="00AF03C7"/>
    <w:rsid w:val="00AF2253"/>
    <w:rsid w:val="00AF5C15"/>
    <w:rsid w:val="00B15691"/>
    <w:rsid w:val="00B16844"/>
    <w:rsid w:val="00B16848"/>
    <w:rsid w:val="00B17E13"/>
    <w:rsid w:val="00B203A4"/>
    <w:rsid w:val="00B20533"/>
    <w:rsid w:val="00B227BB"/>
    <w:rsid w:val="00B30CBE"/>
    <w:rsid w:val="00B316A9"/>
    <w:rsid w:val="00B320AF"/>
    <w:rsid w:val="00B3331D"/>
    <w:rsid w:val="00B3445B"/>
    <w:rsid w:val="00B35312"/>
    <w:rsid w:val="00B3579C"/>
    <w:rsid w:val="00B35D3E"/>
    <w:rsid w:val="00B37F57"/>
    <w:rsid w:val="00B40F26"/>
    <w:rsid w:val="00B41DA3"/>
    <w:rsid w:val="00B458CD"/>
    <w:rsid w:val="00B46D30"/>
    <w:rsid w:val="00B46D8C"/>
    <w:rsid w:val="00B46F4D"/>
    <w:rsid w:val="00B47391"/>
    <w:rsid w:val="00B5413C"/>
    <w:rsid w:val="00B60E42"/>
    <w:rsid w:val="00B63E78"/>
    <w:rsid w:val="00B6578A"/>
    <w:rsid w:val="00B65F16"/>
    <w:rsid w:val="00B66512"/>
    <w:rsid w:val="00B66788"/>
    <w:rsid w:val="00B70628"/>
    <w:rsid w:val="00B71A44"/>
    <w:rsid w:val="00B729FF"/>
    <w:rsid w:val="00B74FE9"/>
    <w:rsid w:val="00B754DE"/>
    <w:rsid w:val="00B826FB"/>
    <w:rsid w:val="00B83166"/>
    <w:rsid w:val="00B859DC"/>
    <w:rsid w:val="00B85A42"/>
    <w:rsid w:val="00B90AC7"/>
    <w:rsid w:val="00B91164"/>
    <w:rsid w:val="00B920B6"/>
    <w:rsid w:val="00B96836"/>
    <w:rsid w:val="00BA0794"/>
    <w:rsid w:val="00BA552E"/>
    <w:rsid w:val="00BB113B"/>
    <w:rsid w:val="00BB455E"/>
    <w:rsid w:val="00BB5715"/>
    <w:rsid w:val="00BB5E85"/>
    <w:rsid w:val="00BB704B"/>
    <w:rsid w:val="00BC1B46"/>
    <w:rsid w:val="00BC4ADD"/>
    <w:rsid w:val="00BC7B31"/>
    <w:rsid w:val="00BD06D7"/>
    <w:rsid w:val="00BD2FE0"/>
    <w:rsid w:val="00BD3A9E"/>
    <w:rsid w:val="00BD78F7"/>
    <w:rsid w:val="00BE1BA5"/>
    <w:rsid w:val="00BE1F64"/>
    <w:rsid w:val="00BE7C9E"/>
    <w:rsid w:val="00BF00CA"/>
    <w:rsid w:val="00BF6528"/>
    <w:rsid w:val="00C1593F"/>
    <w:rsid w:val="00C162CA"/>
    <w:rsid w:val="00C16479"/>
    <w:rsid w:val="00C17DA4"/>
    <w:rsid w:val="00C20F6A"/>
    <w:rsid w:val="00C21A3A"/>
    <w:rsid w:val="00C233B1"/>
    <w:rsid w:val="00C335D8"/>
    <w:rsid w:val="00C34C31"/>
    <w:rsid w:val="00C36F6E"/>
    <w:rsid w:val="00C41611"/>
    <w:rsid w:val="00C43CEB"/>
    <w:rsid w:val="00C451CD"/>
    <w:rsid w:val="00C50BB6"/>
    <w:rsid w:val="00C525E8"/>
    <w:rsid w:val="00C52F3F"/>
    <w:rsid w:val="00C540F9"/>
    <w:rsid w:val="00C557AD"/>
    <w:rsid w:val="00C55F83"/>
    <w:rsid w:val="00C61B05"/>
    <w:rsid w:val="00C61E88"/>
    <w:rsid w:val="00C67FDB"/>
    <w:rsid w:val="00C713BB"/>
    <w:rsid w:val="00C739EF"/>
    <w:rsid w:val="00C745D7"/>
    <w:rsid w:val="00C771FA"/>
    <w:rsid w:val="00C7751A"/>
    <w:rsid w:val="00C80D76"/>
    <w:rsid w:val="00C860B3"/>
    <w:rsid w:val="00C92A5F"/>
    <w:rsid w:val="00C93142"/>
    <w:rsid w:val="00CA039E"/>
    <w:rsid w:val="00CA2356"/>
    <w:rsid w:val="00CA7DF3"/>
    <w:rsid w:val="00CB1346"/>
    <w:rsid w:val="00CB16C7"/>
    <w:rsid w:val="00CB1B26"/>
    <w:rsid w:val="00CB1FFD"/>
    <w:rsid w:val="00CB272F"/>
    <w:rsid w:val="00CB416A"/>
    <w:rsid w:val="00CB7623"/>
    <w:rsid w:val="00CB7C8F"/>
    <w:rsid w:val="00CC1545"/>
    <w:rsid w:val="00CC3EF2"/>
    <w:rsid w:val="00CC5D8E"/>
    <w:rsid w:val="00CC6228"/>
    <w:rsid w:val="00CC6848"/>
    <w:rsid w:val="00CD214E"/>
    <w:rsid w:val="00CD7220"/>
    <w:rsid w:val="00CE060F"/>
    <w:rsid w:val="00CE15F4"/>
    <w:rsid w:val="00CE3666"/>
    <w:rsid w:val="00CE7B97"/>
    <w:rsid w:val="00CF0D7E"/>
    <w:rsid w:val="00CF162F"/>
    <w:rsid w:val="00CF2526"/>
    <w:rsid w:val="00D00FAD"/>
    <w:rsid w:val="00D01EEE"/>
    <w:rsid w:val="00D0319D"/>
    <w:rsid w:val="00D03F27"/>
    <w:rsid w:val="00D058FC"/>
    <w:rsid w:val="00D07C8F"/>
    <w:rsid w:val="00D13109"/>
    <w:rsid w:val="00D15672"/>
    <w:rsid w:val="00D246C1"/>
    <w:rsid w:val="00D2591E"/>
    <w:rsid w:val="00D25AC1"/>
    <w:rsid w:val="00D27066"/>
    <w:rsid w:val="00D275E1"/>
    <w:rsid w:val="00D2770C"/>
    <w:rsid w:val="00D32F94"/>
    <w:rsid w:val="00D35095"/>
    <w:rsid w:val="00D3559A"/>
    <w:rsid w:val="00D419F3"/>
    <w:rsid w:val="00D454C3"/>
    <w:rsid w:val="00D50522"/>
    <w:rsid w:val="00D518A7"/>
    <w:rsid w:val="00D61A60"/>
    <w:rsid w:val="00D67084"/>
    <w:rsid w:val="00D704DB"/>
    <w:rsid w:val="00D75A93"/>
    <w:rsid w:val="00D767DB"/>
    <w:rsid w:val="00D77134"/>
    <w:rsid w:val="00D805A9"/>
    <w:rsid w:val="00D83808"/>
    <w:rsid w:val="00D912F4"/>
    <w:rsid w:val="00D96897"/>
    <w:rsid w:val="00D97683"/>
    <w:rsid w:val="00DA1D91"/>
    <w:rsid w:val="00DA1DB0"/>
    <w:rsid w:val="00DA4CE0"/>
    <w:rsid w:val="00DB0D21"/>
    <w:rsid w:val="00DB1D02"/>
    <w:rsid w:val="00DB29BF"/>
    <w:rsid w:val="00DB64A1"/>
    <w:rsid w:val="00DB6D94"/>
    <w:rsid w:val="00DC5BCC"/>
    <w:rsid w:val="00DD3BA9"/>
    <w:rsid w:val="00DD4289"/>
    <w:rsid w:val="00DE0305"/>
    <w:rsid w:val="00DE1481"/>
    <w:rsid w:val="00DE2331"/>
    <w:rsid w:val="00DE7392"/>
    <w:rsid w:val="00DF5600"/>
    <w:rsid w:val="00E02C65"/>
    <w:rsid w:val="00E03AFA"/>
    <w:rsid w:val="00E11482"/>
    <w:rsid w:val="00E12BA3"/>
    <w:rsid w:val="00E14CFB"/>
    <w:rsid w:val="00E1571D"/>
    <w:rsid w:val="00E1704F"/>
    <w:rsid w:val="00E233EE"/>
    <w:rsid w:val="00E30B65"/>
    <w:rsid w:val="00E364CA"/>
    <w:rsid w:val="00E36570"/>
    <w:rsid w:val="00E415B8"/>
    <w:rsid w:val="00E425BB"/>
    <w:rsid w:val="00E43320"/>
    <w:rsid w:val="00E44B98"/>
    <w:rsid w:val="00E44CCE"/>
    <w:rsid w:val="00E4534D"/>
    <w:rsid w:val="00E4565F"/>
    <w:rsid w:val="00E45DC2"/>
    <w:rsid w:val="00E520FD"/>
    <w:rsid w:val="00E555FB"/>
    <w:rsid w:val="00E55B5A"/>
    <w:rsid w:val="00E65F4A"/>
    <w:rsid w:val="00E67467"/>
    <w:rsid w:val="00E7439A"/>
    <w:rsid w:val="00E83193"/>
    <w:rsid w:val="00E83E14"/>
    <w:rsid w:val="00E932EC"/>
    <w:rsid w:val="00E9402F"/>
    <w:rsid w:val="00E9742D"/>
    <w:rsid w:val="00E9780C"/>
    <w:rsid w:val="00EA33FC"/>
    <w:rsid w:val="00EA38A2"/>
    <w:rsid w:val="00EA48DC"/>
    <w:rsid w:val="00EA6335"/>
    <w:rsid w:val="00EA66F3"/>
    <w:rsid w:val="00EA6863"/>
    <w:rsid w:val="00EA7308"/>
    <w:rsid w:val="00EB0314"/>
    <w:rsid w:val="00EB66F5"/>
    <w:rsid w:val="00EB7C13"/>
    <w:rsid w:val="00EC6573"/>
    <w:rsid w:val="00ED1899"/>
    <w:rsid w:val="00ED1F5B"/>
    <w:rsid w:val="00ED2680"/>
    <w:rsid w:val="00ED2F6D"/>
    <w:rsid w:val="00ED6534"/>
    <w:rsid w:val="00ED7222"/>
    <w:rsid w:val="00EE05D9"/>
    <w:rsid w:val="00EE093F"/>
    <w:rsid w:val="00EE18B3"/>
    <w:rsid w:val="00EE1F62"/>
    <w:rsid w:val="00EE2900"/>
    <w:rsid w:val="00EE3FE7"/>
    <w:rsid w:val="00EE68D2"/>
    <w:rsid w:val="00EF06C8"/>
    <w:rsid w:val="00EF1A5E"/>
    <w:rsid w:val="00EF79D4"/>
    <w:rsid w:val="00EF7D94"/>
    <w:rsid w:val="00F025D7"/>
    <w:rsid w:val="00F0426B"/>
    <w:rsid w:val="00F1077F"/>
    <w:rsid w:val="00F12EF6"/>
    <w:rsid w:val="00F23E52"/>
    <w:rsid w:val="00F258DC"/>
    <w:rsid w:val="00F25AD0"/>
    <w:rsid w:val="00F31140"/>
    <w:rsid w:val="00F32518"/>
    <w:rsid w:val="00F33023"/>
    <w:rsid w:val="00F36D78"/>
    <w:rsid w:val="00F37324"/>
    <w:rsid w:val="00F43019"/>
    <w:rsid w:val="00F43E91"/>
    <w:rsid w:val="00F441DB"/>
    <w:rsid w:val="00F47B30"/>
    <w:rsid w:val="00F6063F"/>
    <w:rsid w:val="00F62B2B"/>
    <w:rsid w:val="00F62F47"/>
    <w:rsid w:val="00F64006"/>
    <w:rsid w:val="00F67160"/>
    <w:rsid w:val="00F731B7"/>
    <w:rsid w:val="00F77D7F"/>
    <w:rsid w:val="00F84441"/>
    <w:rsid w:val="00F868E9"/>
    <w:rsid w:val="00F86FC6"/>
    <w:rsid w:val="00F92640"/>
    <w:rsid w:val="00FA2C95"/>
    <w:rsid w:val="00FA6DBC"/>
    <w:rsid w:val="00FB029B"/>
    <w:rsid w:val="00FB3931"/>
    <w:rsid w:val="00FB3FC2"/>
    <w:rsid w:val="00FB5DDE"/>
    <w:rsid w:val="00FB60D6"/>
    <w:rsid w:val="00FB6B47"/>
    <w:rsid w:val="00FC1245"/>
    <w:rsid w:val="00FC1413"/>
    <w:rsid w:val="00FD1048"/>
    <w:rsid w:val="00FD1B46"/>
    <w:rsid w:val="00FD5444"/>
    <w:rsid w:val="00FD67B3"/>
    <w:rsid w:val="00FE29CC"/>
    <w:rsid w:val="00FE7960"/>
    <w:rsid w:val="00FF0026"/>
    <w:rsid w:val="00FF2974"/>
    <w:rsid w:val="00FF376D"/>
    <w:rsid w:val="00FF4954"/>
    <w:rsid w:val="00FF62B1"/>
    <w:rsid w:val="00FF7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3116"/>
  <w15:docId w15:val="{5E99BC1E-B79D-4193-8332-F376C5B7B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6A9"/>
    <w:pPr>
      <w:spacing w:after="0" w:line="360" w:lineRule="auto"/>
      <w:ind w:firstLine="709"/>
      <w:jc w:val="both"/>
    </w:pPr>
    <w:rPr>
      <w:rFonts w:ascii="Arial" w:hAnsi="Arial"/>
      <w:sz w:val="24"/>
      <w:lang w:val="pt-BR"/>
    </w:rPr>
  </w:style>
  <w:style w:type="paragraph" w:styleId="Ttulo1">
    <w:name w:val="heading 1"/>
    <w:basedOn w:val="Normal"/>
    <w:next w:val="Normal"/>
    <w:link w:val="Ttulo1Char"/>
    <w:uiPriority w:val="9"/>
    <w:qFormat/>
    <w:rsid w:val="00456DFB"/>
    <w:pPr>
      <w:keepNext/>
      <w:keepLines/>
      <w:ind w:firstLine="0"/>
      <w:outlineLvl w:val="0"/>
    </w:pPr>
    <w:rPr>
      <w:rFonts w:eastAsiaTheme="majorEastAsia" w:cstheme="majorBidi"/>
      <w:b/>
      <w:szCs w:val="32"/>
      <w:lang w:val="en-US"/>
    </w:rPr>
  </w:style>
  <w:style w:type="paragraph" w:styleId="Ttulo2">
    <w:name w:val="heading 2"/>
    <w:basedOn w:val="Normal"/>
    <w:next w:val="Normal"/>
    <w:link w:val="Ttulo2Char"/>
    <w:uiPriority w:val="9"/>
    <w:unhideWhenUsed/>
    <w:qFormat/>
    <w:rsid w:val="00456DFB"/>
    <w:pPr>
      <w:keepNext/>
      <w:keepLines/>
      <w:ind w:firstLine="0"/>
      <w:outlineLvl w:val="1"/>
    </w:pPr>
    <w:rPr>
      <w:rFonts w:eastAsiaTheme="majorEastAsia" w:cstheme="majorBidi"/>
      <w:szCs w:val="26"/>
      <w:lang w:val="en-US"/>
    </w:rPr>
  </w:style>
  <w:style w:type="paragraph" w:styleId="Ttulo3">
    <w:name w:val="heading 3"/>
    <w:basedOn w:val="Normal"/>
    <w:next w:val="Normal"/>
    <w:link w:val="Ttulo3Char"/>
    <w:uiPriority w:val="9"/>
    <w:unhideWhenUsed/>
    <w:qFormat/>
    <w:rsid w:val="00983FA1"/>
    <w:pPr>
      <w:keepNext/>
      <w:keepLines/>
      <w:ind w:firstLine="0"/>
      <w:jc w:val="left"/>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unhideWhenUsed/>
    <w:rsid w:val="008C3542"/>
    <w:pPr>
      <w:spacing w:line="240" w:lineRule="auto"/>
      <w:ind w:firstLine="0"/>
      <w:jc w:val="left"/>
    </w:pPr>
    <w:rPr>
      <w:rFonts w:cstheme="majorHAnsi"/>
      <w:b/>
      <w:bCs/>
      <w:caps/>
      <w:szCs w:val="24"/>
    </w:rPr>
  </w:style>
  <w:style w:type="paragraph" w:styleId="Sumrio2">
    <w:name w:val="toc 2"/>
    <w:basedOn w:val="Normal"/>
    <w:next w:val="Normal"/>
    <w:autoRedefine/>
    <w:uiPriority w:val="39"/>
    <w:unhideWhenUsed/>
    <w:rsid w:val="008C3542"/>
    <w:pPr>
      <w:spacing w:line="240" w:lineRule="auto"/>
      <w:ind w:firstLine="0"/>
      <w:jc w:val="left"/>
    </w:pPr>
    <w:rPr>
      <w:rFonts w:cstheme="minorHAnsi"/>
      <w:bCs/>
      <w:szCs w:val="20"/>
    </w:rPr>
  </w:style>
  <w:style w:type="character" w:customStyle="1" w:styleId="Ttulo1Char">
    <w:name w:val="Título 1 Char"/>
    <w:basedOn w:val="Fontepargpadro"/>
    <w:link w:val="Ttulo1"/>
    <w:uiPriority w:val="9"/>
    <w:rsid w:val="00456DFB"/>
    <w:rPr>
      <w:rFonts w:ascii="Arial" w:eastAsiaTheme="majorEastAsia" w:hAnsi="Arial" w:cstheme="majorBidi"/>
      <w:b/>
      <w:sz w:val="24"/>
      <w:szCs w:val="32"/>
    </w:rPr>
  </w:style>
  <w:style w:type="character" w:customStyle="1" w:styleId="Ttulo2Char">
    <w:name w:val="Título 2 Char"/>
    <w:basedOn w:val="Fontepargpadro"/>
    <w:link w:val="Ttulo2"/>
    <w:uiPriority w:val="9"/>
    <w:rsid w:val="00456DFB"/>
    <w:rPr>
      <w:rFonts w:ascii="Arial" w:eastAsiaTheme="majorEastAsia" w:hAnsi="Arial" w:cstheme="majorBidi"/>
      <w:sz w:val="24"/>
      <w:szCs w:val="26"/>
    </w:rPr>
  </w:style>
  <w:style w:type="paragraph" w:styleId="SemEspaamento">
    <w:name w:val="No Spacing"/>
    <w:uiPriority w:val="1"/>
    <w:qFormat/>
    <w:rsid w:val="00456DFB"/>
    <w:pPr>
      <w:spacing w:after="0" w:line="240" w:lineRule="auto"/>
      <w:jc w:val="both"/>
    </w:pPr>
    <w:rPr>
      <w:rFonts w:ascii="Arial" w:hAnsi="Arial"/>
      <w:sz w:val="24"/>
      <w:lang w:val="pt-BR"/>
    </w:rPr>
  </w:style>
  <w:style w:type="paragraph" w:styleId="Cabealho">
    <w:name w:val="header"/>
    <w:basedOn w:val="Normal"/>
    <w:link w:val="CabealhoChar"/>
    <w:uiPriority w:val="99"/>
    <w:unhideWhenUsed/>
    <w:rsid w:val="0040068A"/>
    <w:pPr>
      <w:tabs>
        <w:tab w:val="center" w:pos="4680"/>
        <w:tab w:val="right" w:pos="9360"/>
      </w:tabs>
      <w:spacing w:line="240" w:lineRule="auto"/>
    </w:pPr>
  </w:style>
  <w:style w:type="character" w:customStyle="1" w:styleId="CabealhoChar">
    <w:name w:val="Cabeçalho Char"/>
    <w:basedOn w:val="Fontepargpadro"/>
    <w:link w:val="Cabealho"/>
    <w:uiPriority w:val="99"/>
    <w:rsid w:val="0040068A"/>
    <w:rPr>
      <w:rFonts w:ascii="Arial" w:hAnsi="Arial"/>
      <w:sz w:val="24"/>
      <w:lang w:val="pt-BR"/>
    </w:rPr>
  </w:style>
  <w:style w:type="paragraph" w:styleId="Rodap">
    <w:name w:val="footer"/>
    <w:basedOn w:val="Normal"/>
    <w:link w:val="RodapChar"/>
    <w:uiPriority w:val="99"/>
    <w:unhideWhenUsed/>
    <w:rsid w:val="0040068A"/>
    <w:pPr>
      <w:tabs>
        <w:tab w:val="center" w:pos="4680"/>
        <w:tab w:val="right" w:pos="9360"/>
      </w:tabs>
      <w:spacing w:line="240" w:lineRule="auto"/>
    </w:pPr>
  </w:style>
  <w:style w:type="character" w:customStyle="1" w:styleId="RodapChar">
    <w:name w:val="Rodapé Char"/>
    <w:basedOn w:val="Fontepargpadro"/>
    <w:link w:val="Rodap"/>
    <w:uiPriority w:val="99"/>
    <w:rsid w:val="0040068A"/>
    <w:rPr>
      <w:rFonts w:ascii="Arial" w:hAnsi="Arial"/>
      <w:sz w:val="24"/>
      <w:lang w:val="pt-BR"/>
    </w:rPr>
  </w:style>
  <w:style w:type="paragraph" w:customStyle="1" w:styleId="Pargrafo">
    <w:name w:val="Parágrafo"/>
    <w:basedOn w:val="Normal"/>
    <w:rsid w:val="000F4240"/>
    <w:pPr>
      <w:spacing w:line="240" w:lineRule="auto"/>
      <w:ind w:firstLine="397"/>
    </w:pPr>
    <w:rPr>
      <w:rFonts w:ascii="Times New Roman" w:eastAsia="Times New Roman" w:hAnsi="Times New Roman" w:cs="Times New Roman"/>
      <w:szCs w:val="20"/>
      <w:lang w:eastAsia="pt-BR"/>
    </w:rPr>
  </w:style>
  <w:style w:type="paragraph" w:styleId="CabealhodoSumrio">
    <w:name w:val="TOC Heading"/>
    <w:basedOn w:val="Ttulo1"/>
    <w:next w:val="Normal"/>
    <w:uiPriority w:val="39"/>
    <w:unhideWhenUsed/>
    <w:qFormat/>
    <w:rsid w:val="00E932EC"/>
    <w:pPr>
      <w:spacing w:line="240" w:lineRule="auto"/>
      <w:jc w:val="left"/>
      <w:outlineLvl w:val="9"/>
    </w:pPr>
    <w:rPr>
      <w:b w:val="0"/>
    </w:rPr>
  </w:style>
  <w:style w:type="character" w:styleId="Hyperlink">
    <w:name w:val="Hyperlink"/>
    <w:basedOn w:val="Fontepargpadro"/>
    <w:uiPriority w:val="99"/>
    <w:unhideWhenUsed/>
    <w:rsid w:val="00DB0D21"/>
    <w:rPr>
      <w:color w:val="0563C1" w:themeColor="hyperlink"/>
      <w:u w:val="single"/>
    </w:rPr>
  </w:style>
  <w:style w:type="character" w:customStyle="1" w:styleId="Ttulo3Char">
    <w:name w:val="Título 3 Char"/>
    <w:basedOn w:val="Fontepargpadro"/>
    <w:link w:val="Ttulo3"/>
    <w:uiPriority w:val="9"/>
    <w:rsid w:val="00983FA1"/>
    <w:rPr>
      <w:rFonts w:ascii="Arial" w:eastAsiaTheme="majorEastAsia" w:hAnsi="Arial" w:cstheme="majorBidi"/>
      <w:b/>
      <w:sz w:val="24"/>
      <w:szCs w:val="24"/>
      <w:lang w:val="pt-BR"/>
    </w:rPr>
  </w:style>
  <w:style w:type="paragraph" w:styleId="Sumrio3">
    <w:name w:val="toc 3"/>
    <w:basedOn w:val="Normal"/>
    <w:next w:val="Normal"/>
    <w:autoRedefine/>
    <w:uiPriority w:val="39"/>
    <w:unhideWhenUsed/>
    <w:rsid w:val="002E3861"/>
    <w:pPr>
      <w:spacing w:line="240" w:lineRule="auto"/>
      <w:ind w:firstLine="0"/>
      <w:jc w:val="left"/>
    </w:pPr>
    <w:rPr>
      <w:rFonts w:cstheme="minorHAnsi"/>
      <w:b/>
      <w:szCs w:val="20"/>
    </w:rPr>
  </w:style>
  <w:style w:type="paragraph" w:styleId="Sumrio4">
    <w:name w:val="toc 4"/>
    <w:basedOn w:val="Normal"/>
    <w:next w:val="Normal"/>
    <w:autoRedefine/>
    <w:uiPriority w:val="39"/>
    <w:unhideWhenUsed/>
    <w:rsid w:val="00DB0D21"/>
    <w:pPr>
      <w:ind w:left="48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DB0D21"/>
    <w:pPr>
      <w:ind w:left="72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DB0D21"/>
    <w:pPr>
      <w:ind w:left="96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DB0D21"/>
    <w:pPr>
      <w:ind w:left="120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DB0D21"/>
    <w:pPr>
      <w:ind w:left="144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DB0D21"/>
    <w:pPr>
      <w:ind w:left="1680"/>
      <w:jc w:val="left"/>
    </w:pPr>
    <w:rPr>
      <w:rFonts w:asciiTheme="minorHAnsi" w:hAnsiTheme="minorHAnsi" w:cstheme="minorHAnsi"/>
      <w:sz w:val="20"/>
      <w:szCs w:val="20"/>
    </w:rPr>
  </w:style>
  <w:style w:type="paragraph" w:styleId="PargrafodaLista">
    <w:name w:val="List Paragraph"/>
    <w:basedOn w:val="Normal"/>
    <w:uiPriority w:val="34"/>
    <w:qFormat/>
    <w:rsid w:val="00037193"/>
    <w:pPr>
      <w:ind w:left="720"/>
      <w:contextualSpacing/>
    </w:pPr>
  </w:style>
  <w:style w:type="table" w:styleId="Tabelacomgrade">
    <w:name w:val="Table Grid"/>
    <w:basedOn w:val="Tabelanormal"/>
    <w:uiPriority w:val="39"/>
    <w:rsid w:val="0000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elanormal"/>
    <w:uiPriority w:val="42"/>
    <w:rsid w:val="00004C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092635"/>
    <w:pPr>
      <w:autoSpaceDE w:val="0"/>
      <w:autoSpaceDN w:val="0"/>
      <w:adjustRightInd w:val="0"/>
      <w:spacing w:after="0" w:line="240" w:lineRule="auto"/>
    </w:pPr>
    <w:rPr>
      <w:rFonts w:ascii="Times New Roman" w:hAnsi="Times New Roman" w:cs="Times New Roman"/>
      <w:color w:val="000000"/>
      <w:sz w:val="24"/>
      <w:szCs w:val="24"/>
    </w:rPr>
  </w:style>
  <w:style w:type="character" w:styleId="TextodoEspaoReservado">
    <w:name w:val="Placeholder Text"/>
    <w:basedOn w:val="Fontepargpadro"/>
    <w:uiPriority w:val="99"/>
    <w:semiHidden/>
    <w:rsid w:val="004B5CB0"/>
    <w:rPr>
      <w:color w:val="808080"/>
    </w:rPr>
  </w:style>
  <w:style w:type="paragraph" w:styleId="NormalWeb">
    <w:name w:val="Normal (Web)"/>
    <w:basedOn w:val="Normal"/>
    <w:uiPriority w:val="99"/>
    <w:semiHidden/>
    <w:unhideWhenUsed/>
    <w:rsid w:val="0020590E"/>
    <w:rPr>
      <w:rFonts w:ascii="Times New Roman" w:hAnsi="Times New Roman" w:cs="Times New Roman"/>
      <w:szCs w:val="24"/>
    </w:rPr>
  </w:style>
  <w:style w:type="character" w:styleId="Refdecomentrio">
    <w:name w:val="annotation reference"/>
    <w:basedOn w:val="Fontepargpadro"/>
    <w:uiPriority w:val="99"/>
    <w:semiHidden/>
    <w:unhideWhenUsed/>
    <w:rsid w:val="00687251"/>
    <w:rPr>
      <w:sz w:val="16"/>
      <w:szCs w:val="16"/>
    </w:rPr>
  </w:style>
  <w:style w:type="paragraph" w:styleId="Textodecomentrio">
    <w:name w:val="annotation text"/>
    <w:basedOn w:val="Normal"/>
    <w:link w:val="TextodecomentrioChar"/>
    <w:uiPriority w:val="99"/>
    <w:semiHidden/>
    <w:unhideWhenUsed/>
    <w:rsid w:val="0068725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87251"/>
    <w:rPr>
      <w:rFonts w:ascii="Arial" w:hAnsi="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687251"/>
    <w:rPr>
      <w:b/>
      <w:bCs/>
    </w:rPr>
  </w:style>
  <w:style w:type="character" w:customStyle="1" w:styleId="AssuntodocomentrioChar">
    <w:name w:val="Assunto do comentário Char"/>
    <w:basedOn w:val="TextodecomentrioChar"/>
    <w:link w:val="Assuntodocomentrio"/>
    <w:uiPriority w:val="99"/>
    <w:semiHidden/>
    <w:rsid w:val="00687251"/>
    <w:rPr>
      <w:rFonts w:ascii="Arial" w:hAnsi="Arial"/>
      <w:b/>
      <w:bCs/>
      <w:sz w:val="20"/>
      <w:szCs w:val="20"/>
      <w:lang w:val="pt-BR"/>
    </w:rPr>
  </w:style>
  <w:style w:type="paragraph" w:styleId="Textodebalo">
    <w:name w:val="Balloon Text"/>
    <w:basedOn w:val="Normal"/>
    <w:link w:val="TextodebaloChar"/>
    <w:uiPriority w:val="99"/>
    <w:semiHidden/>
    <w:unhideWhenUsed/>
    <w:rsid w:val="0068725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87251"/>
    <w:rPr>
      <w:rFonts w:ascii="Tahoma" w:hAnsi="Tahoma" w:cs="Tahoma"/>
      <w:sz w:val="16"/>
      <w:szCs w:val="16"/>
      <w:lang w:val="pt-BR"/>
    </w:rPr>
  </w:style>
  <w:style w:type="character" w:customStyle="1" w:styleId="title-text">
    <w:name w:val="title-text"/>
    <w:basedOn w:val="Fontepargpadro"/>
    <w:rsid w:val="00E233EE"/>
  </w:style>
  <w:style w:type="character" w:customStyle="1" w:styleId="article-title">
    <w:name w:val="article-title"/>
    <w:basedOn w:val="Fontepargpadro"/>
    <w:rsid w:val="002C4A3F"/>
  </w:style>
  <w:style w:type="paragraph" w:customStyle="1" w:styleId="highwire-cite-authors">
    <w:name w:val="highwire-cite-authors"/>
    <w:basedOn w:val="Normal"/>
    <w:rsid w:val="00311E1A"/>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highwire-citation-author">
    <w:name w:val="highwire-citation-author"/>
    <w:basedOn w:val="Fontepargpadro"/>
    <w:rsid w:val="00311E1A"/>
  </w:style>
  <w:style w:type="character" w:customStyle="1" w:styleId="UnresolvedMention">
    <w:name w:val="Unresolved Mention"/>
    <w:basedOn w:val="Fontepargpadro"/>
    <w:uiPriority w:val="99"/>
    <w:semiHidden/>
    <w:unhideWhenUsed/>
    <w:rsid w:val="00362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17399">
      <w:bodyDiv w:val="1"/>
      <w:marLeft w:val="0"/>
      <w:marRight w:val="0"/>
      <w:marTop w:val="0"/>
      <w:marBottom w:val="0"/>
      <w:divBdr>
        <w:top w:val="none" w:sz="0" w:space="0" w:color="auto"/>
        <w:left w:val="none" w:sz="0" w:space="0" w:color="auto"/>
        <w:bottom w:val="none" w:sz="0" w:space="0" w:color="auto"/>
        <w:right w:val="none" w:sz="0" w:space="0" w:color="auto"/>
      </w:divBdr>
    </w:div>
    <w:div w:id="385763569">
      <w:bodyDiv w:val="1"/>
      <w:marLeft w:val="0"/>
      <w:marRight w:val="0"/>
      <w:marTop w:val="0"/>
      <w:marBottom w:val="0"/>
      <w:divBdr>
        <w:top w:val="none" w:sz="0" w:space="0" w:color="auto"/>
        <w:left w:val="none" w:sz="0" w:space="0" w:color="auto"/>
        <w:bottom w:val="none" w:sz="0" w:space="0" w:color="auto"/>
        <w:right w:val="none" w:sz="0" w:space="0" w:color="auto"/>
      </w:divBdr>
    </w:div>
    <w:div w:id="518275219">
      <w:bodyDiv w:val="1"/>
      <w:marLeft w:val="0"/>
      <w:marRight w:val="0"/>
      <w:marTop w:val="0"/>
      <w:marBottom w:val="0"/>
      <w:divBdr>
        <w:top w:val="none" w:sz="0" w:space="0" w:color="auto"/>
        <w:left w:val="none" w:sz="0" w:space="0" w:color="auto"/>
        <w:bottom w:val="none" w:sz="0" w:space="0" w:color="auto"/>
        <w:right w:val="none" w:sz="0" w:space="0" w:color="auto"/>
      </w:divBdr>
    </w:div>
    <w:div w:id="1087577468">
      <w:bodyDiv w:val="1"/>
      <w:marLeft w:val="0"/>
      <w:marRight w:val="0"/>
      <w:marTop w:val="0"/>
      <w:marBottom w:val="0"/>
      <w:divBdr>
        <w:top w:val="none" w:sz="0" w:space="0" w:color="auto"/>
        <w:left w:val="none" w:sz="0" w:space="0" w:color="auto"/>
        <w:bottom w:val="none" w:sz="0" w:space="0" w:color="auto"/>
        <w:right w:val="none" w:sz="0" w:space="0" w:color="auto"/>
      </w:divBdr>
    </w:div>
    <w:div w:id="1201168406">
      <w:bodyDiv w:val="1"/>
      <w:marLeft w:val="0"/>
      <w:marRight w:val="0"/>
      <w:marTop w:val="0"/>
      <w:marBottom w:val="0"/>
      <w:divBdr>
        <w:top w:val="none" w:sz="0" w:space="0" w:color="auto"/>
        <w:left w:val="none" w:sz="0" w:space="0" w:color="auto"/>
        <w:bottom w:val="none" w:sz="0" w:space="0" w:color="auto"/>
        <w:right w:val="none" w:sz="0" w:space="0" w:color="auto"/>
      </w:divBdr>
      <w:divsChild>
        <w:div w:id="931888775">
          <w:marLeft w:val="0"/>
          <w:marRight w:val="0"/>
          <w:marTop w:val="0"/>
          <w:marBottom w:val="0"/>
          <w:divBdr>
            <w:top w:val="none" w:sz="0" w:space="0" w:color="auto"/>
            <w:left w:val="none" w:sz="0" w:space="0" w:color="auto"/>
            <w:bottom w:val="none" w:sz="0" w:space="0" w:color="auto"/>
            <w:right w:val="none" w:sz="0" w:space="0" w:color="auto"/>
          </w:divBdr>
          <w:divsChild>
            <w:div w:id="1943340030">
              <w:marLeft w:val="0"/>
              <w:marRight w:val="0"/>
              <w:marTop w:val="0"/>
              <w:marBottom w:val="0"/>
              <w:divBdr>
                <w:top w:val="none" w:sz="0" w:space="0" w:color="auto"/>
                <w:left w:val="none" w:sz="0" w:space="0" w:color="auto"/>
                <w:bottom w:val="none" w:sz="0" w:space="0" w:color="auto"/>
                <w:right w:val="none" w:sz="0" w:space="0" w:color="auto"/>
              </w:divBdr>
            </w:div>
          </w:divsChild>
        </w:div>
        <w:div w:id="767968623">
          <w:marLeft w:val="0"/>
          <w:marRight w:val="0"/>
          <w:marTop w:val="0"/>
          <w:marBottom w:val="0"/>
          <w:divBdr>
            <w:top w:val="none" w:sz="0" w:space="0" w:color="auto"/>
            <w:left w:val="none" w:sz="0" w:space="0" w:color="auto"/>
            <w:bottom w:val="none" w:sz="0" w:space="0" w:color="auto"/>
            <w:right w:val="none" w:sz="0" w:space="0" w:color="auto"/>
          </w:divBdr>
        </w:div>
      </w:divsChild>
    </w:div>
    <w:div w:id="1205098667">
      <w:bodyDiv w:val="1"/>
      <w:marLeft w:val="0"/>
      <w:marRight w:val="0"/>
      <w:marTop w:val="0"/>
      <w:marBottom w:val="0"/>
      <w:divBdr>
        <w:top w:val="none" w:sz="0" w:space="0" w:color="auto"/>
        <w:left w:val="none" w:sz="0" w:space="0" w:color="auto"/>
        <w:bottom w:val="none" w:sz="0" w:space="0" w:color="auto"/>
        <w:right w:val="none" w:sz="0" w:space="0" w:color="auto"/>
      </w:divBdr>
    </w:div>
    <w:div w:id="1488672676">
      <w:bodyDiv w:val="1"/>
      <w:marLeft w:val="0"/>
      <w:marRight w:val="0"/>
      <w:marTop w:val="0"/>
      <w:marBottom w:val="0"/>
      <w:divBdr>
        <w:top w:val="none" w:sz="0" w:space="0" w:color="auto"/>
        <w:left w:val="none" w:sz="0" w:space="0" w:color="auto"/>
        <w:bottom w:val="none" w:sz="0" w:space="0" w:color="auto"/>
        <w:right w:val="none" w:sz="0" w:space="0" w:color="auto"/>
      </w:divBdr>
    </w:div>
    <w:div w:id="1577324081">
      <w:bodyDiv w:val="1"/>
      <w:marLeft w:val="0"/>
      <w:marRight w:val="0"/>
      <w:marTop w:val="0"/>
      <w:marBottom w:val="0"/>
      <w:divBdr>
        <w:top w:val="none" w:sz="0" w:space="0" w:color="auto"/>
        <w:left w:val="none" w:sz="0" w:space="0" w:color="auto"/>
        <w:bottom w:val="none" w:sz="0" w:space="0" w:color="auto"/>
        <w:right w:val="none" w:sz="0" w:space="0" w:color="auto"/>
      </w:divBdr>
    </w:div>
    <w:div w:id="1768768028">
      <w:bodyDiv w:val="1"/>
      <w:marLeft w:val="0"/>
      <w:marRight w:val="0"/>
      <w:marTop w:val="0"/>
      <w:marBottom w:val="0"/>
      <w:divBdr>
        <w:top w:val="none" w:sz="0" w:space="0" w:color="auto"/>
        <w:left w:val="none" w:sz="0" w:space="0" w:color="auto"/>
        <w:bottom w:val="none" w:sz="0" w:space="0" w:color="auto"/>
        <w:right w:val="none" w:sz="0" w:space="0" w:color="auto"/>
      </w:divBdr>
    </w:div>
    <w:div w:id="198164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07683-34DD-4149-A705-3421FE23E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22327</TotalTime>
  <Pages>1</Pages>
  <Words>11998</Words>
  <Characters>64792</Characters>
  <Application>Microsoft Office Word</Application>
  <DocSecurity>0</DocSecurity>
  <Lines>539</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Gris</dc:creator>
  <cp:lastModifiedBy>Liliane</cp:lastModifiedBy>
  <cp:revision>75</cp:revision>
  <cp:lastPrinted>2018-07-04T19:19:00Z</cp:lastPrinted>
  <dcterms:created xsi:type="dcterms:W3CDTF">2021-04-05T14:32:00Z</dcterms:created>
  <dcterms:modified xsi:type="dcterms:W3CDTF">2021-05-06T11:58:00Z</dcterms:modified>
</cp:coreProperties>
</file>